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A8C" w:rsidRPr="007C3A8C" w:rsidRDefault="007C3A8C" w:rsidP="007C3A8C">
      <w:pPr>
        <w:spacing w:after="0" w:line="240" w:lineRule="auto"/>
        <w:outlineLvl w:val="0"/>
        <w:rPr>
          <w:rFonts w:ascii="Arial" w:eastAsia="Times New Roman" w:hAnsi="Arial" w:cs="Arial"/>
          <w:b/>
          <w:bCs/>
          <w:color w:val="000000"/>
          <w:kern w:val="36"/>
          <w:sz w:val="48"/>
          <w:szCs w:val="48"/>
          <w:lang w:eastAsia="en-AU"/>
        </w:rPr>
      </w:pPr>
      <w:proofErr w:type="gramStart"/>
      <w:r w:rsidRPr="007C3A8C">
        <w:rPr>
          <w:rFonts w:ascii="Arial" w:eastAsia="Times New Roman" w:hAnsi="Arial" w:cs="Arial"/>
          <w:b/>
          <w:bCs/>
          <w:color w:val="000000"/>
          <w:kern w:val="36"/>
          <w:sz w:val="48"/>
          <w:szCs w:val="48"/>
          <w:lang w:eastAsia="en-AU"/>
        </w:rPr>
        <w:t>A step closer to solving one of the biggest mysteries in fundamental physics?</w:t>
      </w:r>
      <w:proofErr w:type="gramEnd"/>
    </w:p>
    <w:p w:rsidR="007C3A8C" w:rsidRPr="007C3A8C" w:rsidRDefault="007C3A8C" w:rsidP="007C3A8C">
      <w:pPr>
        <w:spacing w:after="0" w:line="240" w:lineRule="atLeast"/>
        <w:outlineLvl w:val="4"/>
        <w:rPr>
          <w:rFonts w:ascii="Arial" w:eastAsia="Times New Roman" w:hAnsi="Arial" w:cs="Arial"/>
          <w:color w:val="000000"/>
          <w:sz w:val="20"/>
          <w:szCs w:val="20"/>
          <w:lang w:eastAsia="en-AU"/>
        </w:rPr>
      </w:pPr>
      <w:r w:rsidRPr="007C3A8C">
        <w:rPr>
          <w:rFonts w:ascii="Arial" w:eastAsia="Times New Roman" w:hAnsi="Arial" w:cs="Arial"/>
          <w:color w:val="000000"/>
          <w:sz w:val="20"/>
          <w:szCs w:val="20"/>
          <w:lang w:eastAsia="en-AU"/>
        </w:rPr>
        <w:t>June 15, 2011</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noProof/>
          <w:color w:val="313D57"/>
          <w:sz w:val="24"/>
          <w:szCs w:val="24"/>
          <w:lang w:eastAsia="en-AU"/>
        </w:rPr>
        <w:drawing>
          <wp:inline distT="0" distB="0" distL="0" distR="0" wp14:anchorId="70658D26" wp14:editId="02E4ECCF">
            <wp:extent cx="4756785" cy="3026410"/>
            <wp:effectExtent l="0" t="0" r="5715" b="2540"/>
            <wp:docPr id="1" name="Picture 1" descr="A step closer to solving one of the biggest mysteries in fundamental physics?">
              <a:hlinkClick xmlns:a="http://schemas.openxmlformats.org/drawingml/2006/main" r:id="rId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tep closer to solving one of the biggest mysteries in fundamental physics?">
                      <a:hlinkClick r:id="rId6" tooltip="&quot;&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6785" cy="3026410"/>
                    </a:xfrm>
                    <a:prstGeom prst="rect">
                      <a:avLst/>
                    </a:prstGeom>
                    <a:noFill/>
                    <a:ln>
                      <a:noFill/>
                    </a:ln>
                  </pic:spPr>
                </pic:pic>
              </a:graphicData>
            </a:graphic>
          </wp:inline>
        </w:drawing>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Credit: </w:t>
      </w:r>
      <w:proofErr w:type="spellStart"/>
      <w:r w:rsidRPr="007C3A8C">
        <w:rPr>
          <w:rFonts w:ascii="Arial" w:eastAsia="Times New Roman" w:hAnsi="Arial" w:cs="Arial"/>
          <w:color w:val="000000"/>
          <w:sz w:val="24"/>
          <w:szCs w:val="24"/>
          <w:lang w:eastAsia="en-AU"/>
        </w:rPr>
        <w:t>Univeristy</w:t>
      </w:r>
      <w:proofErr w:type="spellEnd"/>
      <w:r w:rsidRPr="007C3A8C">
        <w:rPr>
          <w:rFonts w:ascii="Arial" w:eastAsia="Times New Roman" w:hAnsi="Arial" w:cs="Arial"/>
          <w:color w:val="000000"/>
          <w:sz w:val="24"/>
          <w:szCs w:val="24"/>
          <w:lang w:eastAsia="en-AU"/>
        </w:rPr>
        <w:t xml:space="preserve"> of Tokyo</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(PhysOrg.com) -- Where did all the matter in the universe come from? This is one of the biggest mysteries in fundamental physics and exciting results released on 15 June 2011 from the international T2K neutrino experiment in Japan could be an important step towards resolving this puzzle.</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intriguing results indicate a new property of the enigmatic </w:t>
      </w:r>
      <w:hyperlink r:id="rId8" w:history="1">
        <w:r w:rsidRPr="007C3A8C">
          <w:rPr>
            <w:rFonts w:ascii="Arial" w:eastAsia="Times New Roman" w:hAnsi="Arial" w:cs="Arial"/>
            <w:color w:val="313D57"/>
            <w:sz w:val="24"/>
            <w:szCs w:val="24"/>
            <w:lang w:eastAsia="en-AU"/>
          </w:rPr>
          <w:t>particles</w:t>
        </w:r>
      </w:hyperlink>
      <w:r w:rsidRPr="007C3A8C">
        <w:rPr>
          <w:rFonts w:ascii="Arial" w:eastAsia="Times New Roman" w:hAnsi="Arial" w:cs="Arial"/>
          <w:color w:val="000000"/>
          <w:sz w:val="24"/>
          <w:szCs w:val="24"/>
          <w:lang w:eastAsia="en-AU"/>
        </w:rPr>
        <w:t> known as </w:t>
      </w:r>
      <w:hyperlink r:id="rId9" w:history="1">
        <w:r w:rsidRPr="007C3A8C">
          <w:rPr>
            <w:rFonts w:ascii="Arial" w:eastAsia="Times New Roman" w:hAnsi="Arial" w:cs="Arial"/>
            <w:color w:val="313D57"/>
            <w:sz w:val="24"/>
            <w:szCs w:val="24"/>
            <w:lang w:eastAsia="en-AU"/>
          </w:rPr>
          <w:t>neutrinos</w:t>
        </w:r>
      </w:hyperlink>
      <w:r w:rsidRPr="007C3A8C">
        <w:rPr>
          <w:rFonts w:ascii="Arial" w:eastAsia="Times New Roman" w:hAnsi="Arial" w:cs="Arial"/>
          <w:color w:val="000000"/>
          <w:sz w:val="24"/>
          <w:szCs w:val="24"/>
          <w:lang w:eastAsia="en-AU"/>
        </w:rPr>
        <w:t>.</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There are three types of neutrinos (called flavours) - one paired by particle interactions with the familiar electron (called the electron neutrino), and two more paired with the electron's heavier cousins, the </w:t>
      </w:r>
      <w:proofErr w:type="spellStart"/>
      <w:r w:rsidRPr="007C3A8C">
        <w:rPr>
          <w:rFonts w:ascii="Arial" w:eastAsia="Times New Roman" w:hAnsi="Arial" w:cs="Arial"/>
          <w:color w:val="000000"/>
          <w:sz w:val="24"/>
          <w:szCs w:val="24"/>
          <w:lang w:eastAsia="en-AU"/>
        </w:rPr>
        <w:t>muon</w:t>
      </w:r>
      <w:proofErr w:type="spellEnd"/>
      <w:r w:rsidRPr="007C3A8C">
        <w:rPr>
          <w:rFonts w:ascii="Arial" w:eastAsia="Times New Roman" w:hAnsi="Arial" w:cs="Arial"/>
          <w:color w:val="000000"/>
          <w:sz w:val="24"/>
          <w:szCs w:val="24"/>
          <w:lang w:eastAsia="en-AU"/>
        </w:rPr>
        <w:t xml:space="preserve"> and tau leptons. Previous experiments around the world have shown that these different flavours of neutrinos can spontaneously change into each other, </w:t>
      </w:r>
      <w:proofErr w:type="spellStart"/>
      <w:r w:rsidRPr="007C3A8C">
        <w:rPr>
          <w:rFonts w:ascii="Arial" w:eastAsia="Times New Roman" w:hAnsi="Arial" w:cs="Arial"/>
          <w:color w:val="000000"/>
          <w:sz w:val="24"/>
          <w:szCs w:val="24"/>
          <w:lang w:eastAsia="en-AU"/>
        </w:rPr>
        <w:t>a</w:t>
      </w:r>
      <w:hyperlink r:id="rId10" w:history="1">
        <w:r w:rsidRPr="007C3A8C">
          <w:rPr>
            <w:rFonts w:ascii="Arial" w:eastAsia="Times New Roman" w:hAnsi="Arial" w:cs="Arial"/>
            <w:color w:val="313D57"/>
            <w:sz w:val="24"/>
            <w:szCs w:val="24"/>
            <w:lang w:eastAsia="en-AU"/>
          </w:rPr>
          <w:t>phenomenon</w:t>
        </w:r>
        <w:proofErr w:type="spellEnd"/>
      </w:hyperlink>
      <w:r w:rsidRPr="007C3A8C">
        <w:rPr>
          <w:rFonts w:ascii="Arial" w:eastAsia="Times New Roman" w:hAnsi="Arial" w:cs="Arial"/>
          <w:color w:val="000000"/>
          <w:sz w:val="24"/>
          <w:szCs w:val="24"/>
          <w:lang w:eastAsia="en-AU"/>
        </w:rPr>
        <w:t> called 'neutrino oscillation'.</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Two types of oscillations have already been observed but in its first full period of operation, the T2K experiment has already seen evidence for a new type of oscillation (the appearance of electron neutrinos in a </w:t>
      </w:r>
      <w:proofErr w:type="spellStart"/>
      <w:r w:rsidRPr="007C3A8C">
        <w:rPr>
          <w:rFonts w:ascii="Arial" w:eastAsia="Times New Roman" w:hAnsi="Arial" w:cs="Arial"/>
          <w:color w:val="000000"/>
          <w:sz w:val="24"/>
          <w:szCs w:val="24"/>
          <w:lang w:eastAsia="en-AU"/>
        </w:rPr>
        <w:t>muon</w:t>
      </w:r>
      <w:proofErr w:type="spellEnd"/>
      <w:r w:rsidRPr="007C3A8C">
        <w:rPr>
          <w:rFonts w:ascii="Arial" w:eastAsia="Times New Roman" w:hAnsi="Arial" w:cs="Arial"/>
          <w:color w:val="000000"/>
          <w:sz w:val="24"/>
          <w:szCs w:val="24"/>
          <w:lang w:eastAsia="en-AU"/>
        </w:rPr>
        <w:t xml:space="preserve"> neutrino beam). This means that we have now observed that neutrinos can oscillate in every way possible.</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This level of complexity opens the possibility that the oscillations of neutrinos and their anti-particles (called anti-neutrinos) could be different. And if the oscillations of neutrinos and anti-neutrinos are different, it would be an example of </w:t>
      </w:r>
      <w:proofErr w:type="spellStart"/>
      <w:r w:rsidRPr="007C3A8C">
        <w:rPr>
          <w:rFonts w:ascii="Arial" w:eastAsia="Times New Roman" w:hAnsi="Arial" w:cs="Arial"/>
          <w:color w:val="000000"/>
          <w:sz w:val="24"/>
          <w:szCs w:val="24"/>
          <w:lang w:eastAsia="en-AU"/>
        </w:rPr>
        <w:t>what</w:t>
      </w:r>
      <w:hyperlink r:id="rId11" w:history="1">
        <w:r w:rsidRPr="007C3A8C">
          <w:rPr>
            <w:rFonts w:ascii="Arial" w:eastAsia="Times New Roman" w:hAnsi="Arial" w:cs="Arial"/>
            <w:color w:val="313D57"/>
            <w:sz w:val="24"/>
            <w:szCs w:val="24"/>
            <w:lang w:eastAsia="en-AU"/>
          </w:rPr>
          <w:t>physicists</w:t>
        </w:r>
        <w:proofErr w:type="spellEnd"/>
      </w:hyperlink>
      <w:r w:rsidRPr="007C3A8C">
        <w:rPr>
          <w:rFonts w:ascii="Arial" w:eastAsia="Times New Roman" w:hAnsi="Arial" w:cs="Arial"/>
          <w:color w:val="000000"/>
          <w:sz w:val="24"/>
          <w:szCs w:val="24"/>
          <w:lang w:eastAsia="en-AU"/>
        </w:rPr>
        <w:t> call CP violation. This could be the key to explaining why there is more matter than </w:t>
      </w:r>
      <w:hyperlink r:id="rId12" w:history="1">
        <w:r w:rsidRPr="007C3A8C">
          <w:rPr>
            <w:rFonts w:ascii="Arial" w:eastAsia="Times New Roman" w:hAnsi="Arial" w:cs="Arial"/>
            <w:color w:val="313D57"/>
            <w:sz w:val="24"/>
            <w:szCs w:val="24"/>
            <w:lang w:eastAsia="en-AU"/>
          </w:rPr>
          <w:t>anti-matter</w:t>
        </w:r>
      </w:hyperlink>
      <w:r w:rsidRPr="007C3A8C">
        <w:rPr>
          <w:rFonts w:ascii="Arial" w:eastAsia="Times New Roman" w:hAnsi="Arial" w:cs="Arial"/>
          <w:color w:val="000000"/>
          <w:sz w:val="24"/>
          <w:szCs w:val="24"/>
          <w:lang w:eastAsia="en-AU"/>
        </w:rPr>
        <w:t> in the universe (an excess which could not happen within the known </w:t>
      </w:r>
      <w:hyperlink r:id="rId13" w:history="1">
        <w:r w:rsidRPr="007C3A8C">
          <w:rPr>
            <w:rFonts w:ascii="Arial" w:eastAsia="Times New Roman" w:hAnsi="Arial" w:cs="Arial"/>
            <w:color w:val="313D57"/>
            <w:sz w:val="24"/>
            <w:szCs w:val="24"/>
            <w:lang w:eastAsia="en-AU"/>
          </w:rPr>
          <w:t>laws of physics</w:t>
        </w:r>
      </w:hyperlink>
      <w:r w:rsidRPr="007C3A8C">
        <w:rPr>
          <w:rFonts w:ascii="Arial" w:eastAsia="Times New Roman" w:hAnsi="Arial" w:cs="Arial"/>
          <w:color w:val="000000"/>
          <w:sz w:val="24"/>
          <w:szCs w:val="24"/>
          <w:lang w:eastAsia="en-AU"/>
        </w:rPr>
        <w:t>).</w:t>
      </w:r>
    </w:p>
    <w:p w:rsid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experiment ran from January 2010 until 11 March this year, when it was dramatically interrupted by the Japanese earthquake. Fortunately, the multinational T2K team were unharmed and their highly sensitive detectors were largely undamaged. Six clean electron neutrino events are observed in the data from before the earthquake, while in the absence of oscillations there should only have been 1.5. Even though such an excess could only happen by chance about one time in a hundred, that is not good enough to confirm a new physics discovery, so this is called an 'indication'.</w:t>
      </w:r>
    </w:p>
    <w:p w:rsidR="007C3A8C" w:rsidRDefault="007C3A8C" w:rsidP="007C3A8C">
      <w:pPr>
        <w:spacing w:after="0" w:line="240" w:lineRule="auto"/>
        <w:rPr>
          <w:rFonts w:ascii="Arial" w:eastAsia="Times New Roman" w:hAnsi="Arial" w:cs="Arial"/>
          <w:color w:val="000000"/>
          <w:sz w:val="24"/>
          <w:szCs w:val="24"/>
          <w:lang w:eastAsia="en-AU"/>
        </w:rPr>
      </w:pPr>
    </w:p>
    <w:p w:rsidR="007C3A8C" w:rsidRPr="007C3A8C" w:rsidRDefault="007C3A8C" w:rsidP="007C3A8C">
      <w:pPr>
        <w:spacing w:after="0" w:line="240" w:lineRule="auto"/>
        <w:rPr>
          <w:rFonts w:ascii="Arial" w:hAnsi="Arial" w:cs="Arial"/>
          <w:sz w:val="24"/>
          <w:szCs w:val="24"/>
        </w:rPr>
      </w:pPr>
      <w:r w:rsidRPr="007C3A8C">
        <w:rPr>
          <w:rFonts w:ascii="Arial" w:hAnsi="Arial" w:cs="Arial"/>
          <w:color w:val="000000"/>
          <w:sz w:val="24"/>
          <w:szCs w:val="24"/>
          <w:shd w:val="clear" w:color="auto" w:fill="FFFFFF"/>
        </w:rPr>
        <w:t xml:space="preserve">Prof Dave </w:t>
      </w:r>
      <w:proofErr w:type="spellStart"/>
      <w:r w:rsidRPr="007C3A8C">
        <w:rPr>
          <w:rFonts w:ascii="Arial" w:hAnsi="Arial" w:cs="Arial"/>
          <w:color w:val="000000"/>
          <w:sz w:val="24"/>
          <w:szCs w:val="24"/>
          <w:shd w:val="clear" w:color="auto" w:fill="FFFFFF"/>
        </w:rPr>
        <w:t>Wark</w:t>
      </w:r>
      <w:proofErr w:type="spellEnd"/>
      <w:r w:rsidRPr="007C3A8C">
        <w:rPr>
          <w:rFonts w:ascii="Arial" w:hAnsi="Arial" w:cs="Arial"/>
          <w:color w:val="000000"/>
          <w:sz w:val="24"/>
          <w:szCs w:val="24"/>
          <w:shd w:val="clear" w:color="auto" w:fill="FFFFFF"/>
        </w:rPr>
        <w:t xml:space="preserve"> of STFC and Imperial College London, who served for four years as the International Co-Spokesperson of the experiment and is head of the UK group, explains, "People sometimes think that scientific discoveries are like light switches that click from 'off' to 'on', but in reality it goes from 'maybe' to 'probably' to 'almost certainly' as you get more data. Right now we are somewhere between 'probably' and 'almost certainly'."</w:t>
      </w:r>
      <w:r w:rsidRPr="007C3A8C">
        <w:rPr>
          <w:rFonts w:ascii="Arial" w:hAnsi="Arial" w:cs="Arial"/>
          <w:color w:val="000000"/>
          <w:sz w:val="24"/>
          <w:szCs w:val="24"/>
        </w:rPr>
        <w:br/>
      </w:r>
      <w:r w:rsidRPr="007C3A8C">
        <w:rPr>
          <w:rFonts w:ascii="Arial" w:hAnsi="Arial" w:cs="Arial"/>
          <w:color w:val="000000"/>
          <w:sz w:val="24"/>
          <w:szCs w:val="24"/>
        </w:rPr>
        <w:lastRenderedPageBreak/>
        <w:br/>
      </w:r>
      <w:r w:rsidRPr="007C3A8C">
        <w:rPr>
          <w:rFonts w:ascii="Arial" w:hAnsi="Arial" w:cs="Arial"/>
          <w:color w:val="000000"/>
          <w:sz w:val="24"/>
          <w:szCs w:val="24"/>
          <w:shd w:val="clear" w:color="auto" w:fill="FFFFFF"/>
        </w:rPr>
        <w:t>Read more at:</w:t>
      </w:r>
      <w:r w:rsidRPr="007C3A8C">
        <w:rPr>
          <w:rStyle w:val="apple-converted-space"/>
          <w:rFonts w:ascii="Arial" w:hAnsi="Arial" w:cs="Arial"/>
          <w:color w:val="000000"/>
          <w:sz w:val="24"/>
          <w:szCs w:val="24"/>
          <w:shd w:val="clear" w:color="auto" w:fill="FFFFFF"/>
        </w:rPr>
        <w:t> </w:t>
      </w:r>
      <w:hyperlink r:id="rId14" w:anchor="jCp" w:history="1">
        <w:r w:rsidRPr="007C3A8C">
          <w:rPr>
            <w:rStyle w:val="Hyperlink"/>
            <w:rFonts w:ascii="Arial" w:hAnsi="Arial" w:cs="Arial"/>
            <w:color w:val="313D57"/>
            <w:sz w:val="24"/>
            <w:szCs w:val="24"/>
            <w:shd w:val="clear" w:color="auto" w:fill="FFFFFF"/>
          </w:rPr>
          <w:t>http://phys.org/news/2011-06-closer-biggest-mysteries-fundamental-physics.html#jCp</w:t>
        </w:r>
      </w:hyperlink>
    </w:p>
    <w:p w:rsidR="007C3A8C" w:rsidRPr="007C3A8C" w:rsidRDefault="007C3A8C" w:rsidP="007C3A8C">
      <w:pPr>
        <w:shd w:val="clear" w:color="auto" w:fill="FFFFFF"/>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Prof Christos </w:t>
      </w:r>
      <w:proofErr w:type="spellStart"/>
      <w:r w:rsidRPr="007C3A8C">
        <w:rPr>
          <w:rFonts w:ascii="Arial" w:eastAsia="Times New Roman" w:hAnsi="Arial" w:cs="Arial"/>
          <w:color w:val="000000"/>
          <w:sz w:val="24"/>
          <w:szCs w:val="24"/>
          <w:lang w:eastAsia="en-AU"/>
        </w:rPr>
        <w:t>Touramanis</w:t>
      </w:r>
      <w:proofErr w:type="spellEnd"/>
      <w:r w:rsidRPr="007C3A8C">
        <w:rPr>
          <w:rFonts w:ascii="Arial" w:eastAsia="Times New Roman" w:hAnsi="Arial" w:cs="Arial"/>
          <w:color w:val="000000"/>
          <w:sz w:val="24"/>
          <w:szCs w:val="24"/>
          <w:lang w:eastAsia="en-AU"/>
        </w:rPr>
        <w:t xml:space="preserve"> from Liverpool University is the Project Manager for the UK contributions to T2K: "We have examined the near detectors and turned some of them back on, and everything that we have tried works pretty well. So far it looks like our earthquake engineering was good enough, but we never wanted to see it tested so thoroughly."</w:t>
      </w:r>
    </w:p>
    <w:p w:rsidR="007C3A8C" w:rsidRPr="007C3A8C" w:rsidRDefault="007C3A8C" w:rsidP="007C3A8C">
      <w:pPr>
        <w:shd w:val="clear" w:color="auto" w:fill="FFFFFF"/>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Prof Takashi Kobayashi of the KEK Laboratory in Japan and spokesperson for the T2K </w:t>
      </w:r>
      <w:proofErr w:type="gramStart"/>
      <w:r w:rsidRPr="007C3A8C">
        <w:rPr>
          <w:rFonts w:ascii="Arial" w:eastAsia="Times New Roman" w:hAnsi="Arial" w:cs="Arial"/>
          <w:color w:val="000000"/>
          <w:sz w:val="24"/>
          <w:szCs w:val="24"/>
          <w:lang w:eastAsia="en-AU"/>
        </w:rPr>
        <w:t>experiment,</w:t>
      </w:r>
      <w:proofErr w:type="gramEnd"/>
      <w:r w:rsidRPr="007C3A8C">
        <w:rPr>
          <w:rFonts w:ascii="Arial" w:eastAsia="Times New Roman" w:hAnsi="Arial" w:cs="Arial"/>
          <w:color w:val="000000"/>
          <w:sz w:val="24"/>
          <w:szCs w:val="24"/>
          <w:lang w:eastAsia="en-AU"/>
        </w:rPr>
        <w:t xml:space="preserve"> said "It shows the power of our experimental design that with only 2% of our design data we are already the most sensitive experiment in the world for looking for this new type of oscillation."</w:t>
      </w:r>
    </w:p>
    <w:p w:rsidR="007C3A8C" w:rsidRDefault="007C3A8C" w:rsidP="007C3A8C">
      <w:pPr>
        <w:shd w:val="clear" w:color="auto" w:fill="FFFFFF"/>
        <w:spacing w:after="0" w:line="240" w:lineRule="auto"/>
        <w:rPr>
          <w:rFonts w:ascii="Arial" w:eastAsia="Times New Roman" w:hAnsi="Arial" w:cs="Arial"/>
          <w:b/>
          <w:bCs/>
          <w:color w:val="000000"/>
          <w:sz w:val="24"/>
          <w:szCs w:val="24"/>
          <w:lang w:eastAsia="en-AU"/>
        </w:rPr>
      </w:pPr>
      <w:r w:rsidRPr="007C3A8C">
        <w:rPr>
          <w:rFonts w:ascii="Arial" w:eastAsia="Times New Roman" w:hAnsi="Arial" w:cs="Arial"/>
          <w:b/>
          <w:bCs/>
          <w:color w:val="000000"/>
          <w:sz w:val="24"/>
          <w:szCs w:val="24"/>
          <w:lang w:eastAsia="en-AU"/>
        </w:rPr>
        <w:t>About T2K</w:t>
      </w:r>
    </w:p>
    <w:p w:rsidR="007C3A8C" w:rsidRPr="007C3A8C" w:rsidRDefault="007C3A8C" w:rsidP="007C3A8C">
      <w:pPr>
        <w:shd w:val="clear" w:color="auto" w:fill="FFFFFF"/>
        <w:spacing w:after="0" w:line="240" w:lineRule="auto"/>
        <w:rPr>
          <w:rFonts w:ascii="Arial" w:eastAsia="Times New Roman" w:hAnsi="Arial" w:cs="Arial"/>
          <w:color w:val="000000"/>
          <w:sz w:val="24"/>
          <w:szCs w:val="24"/>
          <w:lang w:eastAsia="en-AU"/>
        </w:rPr>
      </w:pPr>
    </w:p>
    <w:p w:rsidR="007C3A8C" w:rsidRPr="007C3A8C" w:rsidRDefault="007C3A8C" w:rsidP="007C3A8C">
      <w:pPr>
        <w:shd w:val="clear" w:color="auto" w:fill="FFFFFF"/>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experiment is a huge undertaking with over 500 scientists from 12 countries. The UK has invested £14.3M in the T2K project.</w:t>
      </w:r>
    </w:p>
    <w:p w:rsidR="007C3A8C" w:rsidRPr="007C3A8C" w:rsidRDefault="007C3A8C" w:rsidP="007C3A8C">
      <w:pPr>
        <w:shd w:val="clear" w:color="auto" w:fill="FFFFFF"/>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There are three elements to the experiment:</w:t>
      </w:r>
    </w:p>
    <w:p w:rsidR="007C3A8C" w:rsidRPr="007C3A8C" w:rsidRDefault="007C3A8C" w:rsidP="007C3A8C">
      <w:pPr>
        <w:shd w:val="clear" w:color="auto" w:fill="FFFFFF"/>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 A beam of </w:t>
      </w:r>
      <w:proofErr w:type="spellStart"/>
      <w:r w:rsidRPr="007C3A8C">
        <w:rPr>
          <w:rFonts w:ascii="Arial" w:eastAsia="Times New Roman" w:hAnsi="Arial" w:cs="Arial"/>
          <w:color w:val="000000"/>
          <w:sz w:val="24"/>
          <w:szCs w:val="24"/>
          <w:lang w:eastAsia="en-AU"/>
        </w:rPr>
        <w:t>muon</w:t>
      </w:r>
      <w:proofErr w:type="spellEnd"/>
      <w:r w:rsidRPr="007C3A8C">
        <w:rPr>
          <w:rFonts w:ascii="Arial" w:eastAsia="Times New Roman" w:hAnsi="Arial" w:cs="Arial"/>
          <w:color w:val="000000"/>
          <w:sz w:val="24"/>
          <w:szCs w:val="24"/>
          <w:lang w:eastAsia="en-AU"/>
        </w:rPr>
        <w:t xml:space="preserve"> neutrinos is produced at the Japan Proton Accelerator Research </w:t>
      </w:r>
      <w:proofErr w:type="spellStart"/>
      <w:r w:rsidRPr="007C3A8C">
        <w:rPr>
          <w:rFonts w:ascii="Arial" w:eastAsia="Times New Roman" w:hAnsi="Arial" w:cs="Arial"/>
          <w:color w:val="000000"/>
          <w:sz w:val="24"/>
          <w:szCs w:val="24"/>
          <w:lang w:eastAsia="en-AU"/>
        </w:rPr>
        <w:t>Center</w:t>
      </w:r>
      <w:proofErr w:type="spellEnd"/>
      <w:r w:rsidRPr="007C3A8C">
        <w:rPr>
          <w:rFonts w:ascii="Arial" w:eastAsia="Times New Roman" w:hAnsi="Arial" w:cs="Arial"/>
          <w:color w:val="000000"/>
          <w:sz w:val="24"/>
          <w:szCs w:val="24"/>
          <w:lang w:eastAsia="en-AU"/>
        </w:rPr>
        <w:t xml:space="preserve"> in Tokai, Japan. STFC engineers from the Rutherford Appleton Laboratory helped in the design, production, and testing of a number of the elements of this neutrino production system.</w:t>
      </w:r>
    </w:p>
    <w:p w:rsidR="007C3A8C" w:rsidRPr="007C3A8C" w:rsidRDefault="007C3A8C" w:rsidP="007C3A8C">
      <w:pPr>
        <w:shd w:val="clear" w:color="auto" w:fill="FFFFFF"/>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The neutrinos then pass through a </w:t>
      </w:r>
      <w:hyperlink r:id="rId15" w:history="1">
        <w:r w:rsidRPr="007C3A8C">
          <w:rPr>
            <w:rFonts w:ascii="Arial" w:eastAsia="Times New Roman" w:hAnsi="Arial" w:cs="Arial"/>
            <w:color w:val="313D57"/>
            <w:sz w:val="24"/>
            <w:szCs w:val="24"/>
            <w:lang w:eastAsia="en-AU"/>
          </w:rPr>
          <w:t>complex</w:t>
        </w:r>
      </w:hyperlink>
      <w:r w:rsidRPr="007C3A8C">
        <w:rPr>
          <w:rFonts w:ascii="Arial" w:eastAsia="Times New Roman" w:hAnsi="Arial" w:cs="Arial"/>
          <w:color w:val="000000"/>
          <w:sz w:val="24"/>
          <w:szCs w:val="24"/>
          <w:lang w:eastAsia="en-AU"/>
        </w:rPr>
        <w:t> set of near detectors located 280 meters from the target in order to determine the neutrino beam's composition and properties before the neutrinos have a chance to oscillate. 8 STFC-supported institutions (listed below) were involved in the production of a variety of components for these near detectors.</w:t>
      </w:r>
    </w:p>
    <w:p w:rsidR="007C3A8C" w:rsidRPr="007C3A8C" w:rsidRDefault="007C3A8C" w:rsidP="007C3A8C">
      <w:pPr>
        <w:shd w:val="clear" w:color="auto" w:fill="FFFFFF"/>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 The neutrinos then fly under the ground for 295 km across Japan to the mammoth Super </w:t>
      </w:r>
      <w:proofErr w:type="spellStart"/>
      <w:r w:rsidRPr="007C3A8C">
        <w:rPr>
          <w:rFonts w:ascii="Arial" w:eastAsia="Times New Roman" w:hAnsi="Arial" w:cs="Arial"/>
          <w:color w:val="000000"/>
          <w:sz w:val="24"/>
          <w:szCs w:val="24"/>
          <w:lang w:eastAsia="en-AU"/>
        </w:rPr>
        <w:t>Kamiokande</w:t>
      </w:r>
      <w:proofErr w:type="spellEnd"/>
      <w:r w:rsidRPr="007C3A8C">
        <w:rPr>
          <w:rFonts w:ascii="Arial" w:eastAsia="Times New Roman" w:hAnsi="Arial" w:cs="Arial"/>
          <w:color w:val="000000"/>
          <w:sz w:val="24"/>
          <w:szCs w:val="24"/>
          <w:lang w:eastAsia="en-AU"/>
        </w:rPr>
        <w:t xml:space="preserve"> neutrino detector (a tank of 50,000 tons of ultra-pure water surrounded by sensitive optical detectors which can see the very faint flashes of light emitted by the very rare interactions of passing neutrinos with the water). This is capable of telling </w:t>
      </w:r>
      <w:proofErr w:type="spellStart"/>
      <w:r w:rsidRPr="007C3A8C">
        <w:rPr>
          <w:rFonts w:ascii="Arial" w:eastAsia="Times New Roman" w:hAnsi="Arial" w:cs="Arial"/>
          <w:color w:val="000000"/>
          <w:sz w:val="24"/>
          <w:szCs w:val="24"/>
          <w:lang w:eastAsia="en-AU"/>
        </w:rPr>
        <w:t>muon</w:t>
      </w:r>
      <w:proofErr w:type="spellEnd"/>
      <w:r w:rsidRPr="007C3A8C">
        <w:rPr>
          <w:rFonts w:ascii="Arial" w:eastAsia="Times New Roman" w:hAnsi="Arial" w:cs="Arial"/>
          <w:color w:val="000000"/>
          <w:sz w:val="24"/>
          <w:szCs w:val="24"/>
          <w:lang w:eastAsia="en-AU"/>
        </w:rPr>
        <w:t xml:space="preserve"> neutrinos from electron neutrinos with high precision, and is thus ideal for looking for the appearance of a small fraction of electron neutrinos appearing in the </w:t>
      </w:r>
      <w:proofErr w:type="spellStart"/>
      <w:r w:rsidRPr="007C3A8C">
        <w:rPr>
          <w:rFonts w:ascii="Arial" w:eastAsia="Times New Roman" w:hAnsi="Arial" w:cs="Arial"/>
          <w:color w:val="000000"/>
          <w:sz w:val="24"/>
          <w:szCs w:val="24"/>
          <w:lang w:eastAsia="en-AU"/>
        </w:rPr>
        <w:t>muon</w:t>
      </w:r>
      <w:proofErr w:type="spellEnd"/>
      <w:r w:rsidRPr="007C3A8C">
        <w:rPr>
          <w:rFonts w:ascii="Arial" w:eastAsia="Times New Roman" w:hAnsi="Arial" w:cs="Arial"/>
          <w:color w:val="000000"/>
          <w:sz w:val="24"/>
          <w:szCs w:val="24"/>
          <w:lang w:eastAsia="en-AU"/>
        </w:rPr>
        <w:t xml:space="preserve"> neutrino beam, the key signature of this new type of oscillation.</w:t>
      </w:r>
    </w:p>
    <w:p w:rsidR="007C3A8C" w:rsidRDefault="007C3A8C" w:rsidP="007C3A8C">
      <w:pPr>
        <w:spacing w:after="0" w:line="240" w:lineRule="auto"/>
        <w:rPr>
          <w:rFonts w:ascii="Arial" w:eastAsia="Times New Roman" w:hAnsi="Arial" w:cs="Arial"/>
          <w:color w:val="000000"/>
          <w:sz w:val="19"/>
          <w:szCs w:val="19"/>
          <w:lang w:eastAsia="en-AU"/>
        </w:rPr>
      </w:pPr>
      <w:r w:rsidRPr="007C3A8C">
        <w:rPr>
          <w:rFonts w:ascii="Arial" w:eastAsia="Times New Roman" w:hAnsi="Arial" w:cs="Arial"/>
          <w:color w:val="000000"/>
          <w:sz w:val="24"/>
          <w:szCs w:val="24"/>
          <w:lang w:eastAsia="en-AU"/>
        </w:rPr>
        <w:br/>
      </w:r>
    </w:p>
    <w:p w:rsidR="007C3A8C" w:rsidRDefault="007C3A8C" w:rsidP="007C3A8C">
      <w:pPr>
        <w:spacing w:after="0" w:line="240" w:lineRule="auto"/>
        <w:rPr>
          <w:rFonts w:ascii="Arial" w:eastAsia="Times New Roman" w:hAnsi="Arial" w:cs="Arial"/>
          <w:color w:val="000000"/>
          <w:sz w:val="19"/>
          <w:szCs w:val="19"/>
          <w:lang w:eastAsia="en-AU"/>
        </w:rPr>
      </w:pPr>
    </w:p>
    <w:p w:rsidR="007C3A8C" w:rsidRDefault="007C3A8C" w:rsidP="007C3A8C">
      <w:pPr>
        <w:spacing w:after="0" w:line="240" w:lineRule="auto"/>
        <w:rPr>
          <w:rFonts w:ascii="Arial" w:eastAsia="Times New Roman" w:hAnsi="Arial" w:cs="Arial"/>
          <w:color w:val="000000"/>
          <w:sz w:val="19"/>
          <w:szCs w:val="19"/>
          <w:lang w:eastAsia="en-AU"/>
        </w:rPr>
      </w:pPr>
    </w:p>
    <w:p w:rsidR="007C3A8C" w:rsidRDefault="007C3A8C" w:rsidP="007C3A8C">
      <w:pPr>
        <w:spacing w:after="0" w:line="240" w:lineRule="auto"/>
        <w:rPr>
          <w:rFonts w:ascii="Arial" w:eastAsia="Times New Roman" w:hAnsi="Arial" w:cs="Arial"/>
          <w:color w:val="000000"/>
          <w:sz w:val="19"/>
          <w:szCs w:val="19"/>
          <w:lang w:eastAsia="en-AU"/>
        </w:rPr>
      </w:pPr>
    </w:p>
    <w:p w:rsidR="007C3A8C" w:rsidRDefault="007C3A8C">
      <w:pPr>
        <w:rPr>
          <w:rFonts w:ascii="Arial" w:eastAsia="Times New Roman" w:hAnsi="Arial" w:cs="Arial"/>
          <w:b/>
          <w:bCs/>
          <w:color w:val="000000"/>
          <w:kern w:val="36"/>
          <w:sz w:val="48"/>
          <w:szCs w:val="48"/>
          <w:lang w:eastAsia="en-AU"/>
        </w:rPr>
      </w:pPr>
      <w:r>
        <w:rPr>
          <w:rFonts w:ascii="Arial" w:eastAsia="Times New Roman" w:hAnsi="Arial" w:cs="Arial"/>
          <w:b/>
          <w:bCs/>
          <w:color w:val="000000"/>
          <w:kern w:val="36"/>
          <w:sz w:val="48"/>
          <w:szCs w:val="48"/>
          <w:lang w:eastAsia="en-AU"/>
        </w:rPr>
        <w:br w:type="page"/>
      </w:r>
    </w:p>
    <w:p w:rsidR="007C3A8C" w:rsidRPr="007C3A8C" w:rsidRDefault="007C3A8C" w:rsidP="007C3A8C">
      <w:pPr>
        <w:spacing w:after="0" w:line="240" w:lineRule="auto"/>
        <w:outlineLvl w:val="0"/>
        <w:rPr>
          <w:rFonts w:ascii="Arial" w:eastAsia="Times New Roman" w:hAnsi="Arial" w:cs="Arial"/>
          <w:b/>
          <w:bCs/>
          <w:color w:val="000000"/>
          <w:kern w:val="36"/>
          <w:sz w:val="48"/>
          <w:szCs w:val="48"/>
          <w:lang w:eastAsia="en-AU"/>
        </w:rPr>
      </w:pPr>
      <w:r w:rsidRPr="007C3A8C">
        <w:rPr>
          <w:rFonts w:ascii="Arial" w:eastAsia="Times New Roman" w:hAnsi="Arial" w:cs="Arial"/>
          <w:b/>
          <w:bCs/>
          <w:color w:val="000000"/>
          <w:kern w:val="36"/>
          <w:sz w:val="48"/>
          <w:szCs w:val="48"/>
          <w:lang w:eastAsia="en-AU"/>
        </w:rPr>
        <w:lastRenderedPageBreak/>
        <w:t>Evidence mounts that neutrinos are the key to the universe's existence</w:t>
      </w:r>
    </w:p>
    <w:p w:rsidR="007C3A8C" w:rsidRPr="007C3A8C" w:rsidRDefault="007C3A8C" w:rsidP="007C3A8C">
      <w:pPr>
        <w:spacing w:after="0" w:line="240" w:lineRule="atLeast"/>
        <w:outlineLvl w:val="4"/>
        <w:rPr>
          <w:rFonts w:ascii="Arial" w:eastAsia="Times New Roman" w:hAnsi="Arial" w:cs="Arial"/>
          <w:color w:val="000000"/>
          <w:sz w:val="20"/>
          <w:szCs w:val="20"/>
          <w:lang w:eastAsia="en-AU"/>
        </w:rPr>
      </w:pPr>
      <w:r w:rsidRPr="007C3A8C">
        <w:rPr>
          <w:rFonts w:ascii="Arial" w:eastAsia="Times New Roman" w:hAnsi="Arial" w:cs="Arial"/>
          <w:color w:val="000000"/>
          <w:sz w:val="20"/>
          <w:szCs w:val="20"/>
          <w:lang w:eastAsia="en-AU"/>
        </w:rPr>
        <w:t>August 8, 2016 by Hayley Dunning</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noProof/>
          <w:color w:val="313D57"/>
          <w:sz w:val="24"/>
          <w:szCs w:val="24"/>
          <w:lang w:eastAsia="en-AU"/>
        </w:rPr>
        <w:drawing>
          <wp:inline distT="0" distB="0" distL="0" distR="0" wp14:anchorId="523807D1" wp14:editId="4A90C2FA">
            <wp:extent cx="6673215" cy="4572000"/>
            <wp:effectExtent l="0" t="0" r="0" b="0"/>
            <wp:docPr id="3" name="Picture 3" descr="Evidence mounts that neutrinos are the key to the universe's existence">
              <a:hlinkClick xmlns:a="http://schemas.openxmlformats.org/drawingml/2006/main" r:id="rId16" tooltip="&quot;The T2K near detector. Credit: Imperial College Lond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nce mounts that neutrinos are the key to the universe's existence">
                      <a:hlinkClick r:id="rId16" tooltip="&quot;The T2K near detector. Credit: Imperial College London&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3215" cy="4572000"/>
                    </a:xfrm>
                    <a:prstGeom prst="rect">
                      <a:avLst/>
                    </a:prstGeom>
                    <a:noFill/>
                    <a:ln>
                      <a:noFill/>
                    </a:ln>
                  </pic:spPr>
                </pic:pic>
              </a:graphicData>
            </a:graphic>
          </wp:inline>
        </w:drawing>
      </w:r>
    </w:p>
    <w:p w:rsidR="007C3A8C" w:rsidRPr="007C3A8C" w:rsidRDefault="007C3A8C" w:rsidP="007C3A8C">
      <w:pPr>
        <w:spacing w:after="0" w:line="240" w:lineRule="auto"/>
        <w:rPr>
          <w:rFonts w:ascii="Arial" w:eastAsia="Times New Roman" w:hAnsi="Arial" w:cs="Arial"/>
          <w:color w:val="000000"/>
          <w:sz w:val="24"/>
          <w:szCs w:val="24"/>
          <w:lang w:eastAsia="en-AU"/>
        </w:rPr>
      </w:pPr>
      <w:proofErr w:type="gramStart"/>
      <w:r w:rsidRPr="007C3A8C">
        <w:rPr>
          <w:rFonts w:ascii="Arial" w:eastAsia="Times New Roman" w:hAnsi="Arial" w:cs="Arial"/>
          <w:color w:val="000000"/>
          <w:sz w:val="24"/>
          <w:szCs w:val="24"/>
          <w:lang w:eastAsia="en-AU"/>
        </w:rPr>
        <w:t>The T2K near detector.</w:t>
      </w:r>
      <w:proofErr w:type="gramEnd"/>
      <w:r w:rsidRPr="007C3A8C">
        <w:rPr>
          <w:rFonts w:ascii="Arial" w:eastAsia="Times New Roman" w:hAnsi="Arial" w:cs="Arial"/>
          <w:color w:val="000000"/>
          <w:sz w:val="24"/>
          <w:szCs w:val="24"/>
          <w:lang w:eastAsia="en-AU"/>
        </w:rPr>
        <w:t xml:space="preserve"> Credit: Imperial College London</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New experimental results show a difference in the way neutrinos and antineutrinos behave, which could explain why matter persists over antimatter.</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The results, from the T2K experiment in Japan, show that the degree to </w:t>
      </w:r>
      <w:proofErr w:type="spellStart"/>
      <w:r w:rsidRPr="007C3A8C">
        <w:rPr>
          <w:rFonts w:ascii="Arial" w:eastAsia="Times New Roman" w:hAnsi="Arial" w:cs="Arial"/>
          <w:color w:val="000000"/>
          <w:sz w:val="24"/>
          <w:szCs w:val="24"/>
          <w:lang w:eastAsia="en-AU"/>
        </w:rPr>
        <w:t>which</w:t>
      </w:r>
      <w:hyperlink r:id="rId18" w:history="1">
        <w:r w:rsidRPr="007C3A8C">
          <w:rPr>
            <w:rFonts w:ascii="Arial" w:eastAsia="Times New Roman" w:hAnsi="Arial" w:cs="Arial"/>
            <w:color w:val="313D57"/>
            <w:sz w:val="24"/>
            <w:szCs w:val="24"/>
            <w:lang w:eastAsia="en-AU"/>
          </w:rPr>
          <w:t>neutrinos</w:t>
        </w:r>
        <w:proofErr w:type="spellEnd"/>
      </w:hyperlink>
      <w:r w:rsidRPr="007C3A8C">
        <w:rPr>
          <w:rFonts w:ascii="Arial" w:eastAsia="Times New Roman" w:hAnsi="Arial" w:cs="Arial"/>
          <w:color w:val="000000"/>
          <w:sz w:val="24"/>
          <w:szCs w:val="24"/>
          <w:lang w:eastAsia="en-AU"/>
        </w:rPr>
        <w:t> change their type differs from their antineutrino counterparts. This is important because if all types of matter and antimatter behave the same way, they should have obliterated each other shortly after the Big Bang.</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So far, when scientists have looked at matter-antimatter pairs of particles, no differences have been large enough to explain why the universe is made up of matter – and exists – rather than being annihilated by antimatter.</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Neutrinos and antineutrinos are one of the last matter-antimatter pairs to be investigated since they are difficult to produce and measure, but their strange behaviour hints that they could be the key to the mystery.</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color w:val="000000"/>
          <w:sz w:val="24"/>
          <w:szCs w:val="24"/>
          <w:lang w:eastAsia="en-AU"/>
        </w:rPr>
        <w:t>Flavour change</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Neutrinos (and antineutrinos) come in three 'flavours' of tau, </w:t>
      </w:r>
      <w:proofErr w:type="spellStart"/>
      <w:r w:rsidRPr="007C3A8C">
        <w:rPr>
          <w:rFonts w:ascii="Arial" w:eastAsia="Times New Roman" w:hAnsi="Arial" w:cs="Arial"/>
          <w:color w:val="000000"/>
          <w:sz w:val="24"/>
          <w:szCs w:val="24"/>
          <w:lang w:eastAsia="en-AU"/>
        </w:rPr>
        <w:t>muon</w:t>
      </w:r>
      <w:proofErr w:type="spellEnd"/>
      <w:r w:rsidRPr="007C3A8C">
        <w:rPr>
          <w:rFonts w:ascii="Arial" w:eastAsia="Times New Roman" w:hAnsi="Arial" w:cs="Arial"/>
          <w:color w:val="000000"/>
          <w:sz w:val="24"/>
          <w:szCs w:val="24"/>
          <w:lang w:eastAsia="en-AU"/>
        </w:rPr>
        <w:t xml:space="preserve"> and electron, each of which can spontaneously change into the other as the neutrinos travel over long distances.</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The latest results, announced today by a team of researchers including physicists from Imperial College London, show </w:t>
      </w:r>
      <w:proofErr w:type="spellStart"/>
      <w:r w:rsidRPr="007C3A8C">
        <w:rPr>
          <w:rFonts w:ascii="Arial" w:eastAsia="Times New Roman" w:hAnsi="Arial" w:cs="Arial"/>
          <w:color w:val="000000"/>
          <w:sz w:val="24"/>
          <w:szCs w:val="24"/>
          <w:lang w:eastAsia="en-AU"/>
        </w:rPr>
        <w:t>more</w:t>
      </w:r>
      <w:hyperlink r:id="rId19" w:history="1">
        <w:r w:rsidRPr="007C3A8C">
          <w:rPr>
            <w:rFonts w:ascii="Arial" w:eastAsia="Times New Roman" w:hAnsi="Arial" w:cs="Arial"/>
            <w:color w:val="313D57"/>
            <w:sz w:val="24"/>
            <w:szCs w:val="24"/>
            <w:lang w:eastAsia="en-AU"/>
          </w:rPr>
          <w:t>muon</w:t>
        </w:r>
        <w:proofErr w:type="spellEnd"/>
        <w:r w:rsidRPr="007C3A8C">
          <w:rPr>
            <w:rFonts w:ascii="Arial" w:eastAsia="Times New Roman" w:hAnsi="Arial" w:cs="Arial"/>
            <w:color w:val="313D57"/>
            <w:sz w:val="24"/>
            <w:szCs w:val="24"/>
            <w:lang w:eastAsia="en-AU"/>
          </w:rPr>
          <w:t xml:space="preserve"> neutrinos</w:t>
        </w:r>
      </w:hyperlink>
      <w:r w:rsidRPr="007C3A8C">
        <w:rPr>
          <w:rFonts w:ascii="Arial" w:eastAsia="Times New Roman" w:hAnsi="Arial" w:cs="Arial"/>
          <w:color w:val="000000"/>
          <w:sz w:val="24"/>
          <w:szCs w:val="24"/>
          <w:lang w:eastAsia="en-AU"/>
        </w:rPr>
        <w:t xml:space="preserve"> changing into electron neutrinos than </w:t>
      </w:r>
      <w:proofErr w:type="spellStart"/>
      <w:r w:rsidRPr="007C3A8C">
        <w:rPr>
          <w:rFonts w:ascii="Arial" w:eastAsia="Times New Roman" w:hAnsi="Arial" w:cs="Arial"/>
          <w:color w:val="000000"/>
          <w:sz w:val="24"/>
          <w:szCs w:val="24"/>
          <w:lang w:eastAsia="en-AU"/>
        </w:rPr>
        <w:t>muon</w:t>
      </w:r>
      <w:proofErr w:type="spellEnd"/>
      <w:r w:rsidRPr="007C3A8C">
        <w:rPr>
          <w:rFonts w:ascii="Arial" w:eastAsia="Times New Roman" w:hAnsi="Arial" w:cs="Arial"/>
          <w:color w:val="000000"/>
          <w:sz w:val="24"/>
          <w:szCs w:val="24"/>
          <w:lang w:eastAsia="en-AU"/>
        </w:rPr>
        <w:t xml:space="preserve"> antineutrinos changing into electron antineutrinos.</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This difference in </w:t>
      </w:r>
      <w:proofErr w:type="spellStart"/>
      <w:r w:rsidRPr="007C3A8C">
        <w:rPr>
          <w:rFonts w:ascii="Arial" w:eastAsia="Times New Roman" w:hAnsi="Arial" w:cs="Arial"/>
          <w:color w:val="000000"/>
          <w:sz w:val="24"/>
          <w:szCs w:val="24"/>
          <w:lang w:eastAsia="en-AU"/>
        </w:rPr>
        <w:t>muon</w:t>
      </w:r>
      <w:proofErr w:type="spellEnd"/>
      <w:r w:rsidRPr="007C3A8C">
        <w:rPr>
          <w:rFonts w:ascii="Arial" w:eastAsia="Times New Roman" w:hAnsi="Arial" w:cs="Arial"/>
          <w:color w:val="000000"/>
          <w:sz w:val="24"/>
          <w:szCs w:val="24"/>
          <w:lang w:eastAsia="en-AU"/>
        </w:rPr>
        <w:t>-to-electron changing behaviour between neutrinos and antineutrinos means they would have different properties, which could have prevented them from destroying each other and allow the universe to exist.</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lastRenderedPageBreak/>
        <w:t xml:space="preserve">To explore the (anti)neutrino flavour changes, known as </w:t>
      </w:r>
      <w:proofErr w:type="spellStart"/>
      <w:r w:rsidRPr="007C3A8C">
        <w:rPr>
          <w:rFonts w:ascii="Arial" w:eastAsia="Times New Roman" w:hAnsi="Arial" w:cs="Arial"/>
          <w:color w:val="000000"/>
          <w:sz w:val="24"/>
          <w:szCs w:val="24"/>
          <w:lang w:eastAsia="en-AU"/>
        </w:rPr>
        <w:t>osciallations</w:t>
      </w:r>
      <w:proofErr w:type="spellEnd"/>
      <w:r w:rsidRPr="007C3A8C">
        <w:rPr>
          <w:rFonts w:ascii="Arial" w:eastAsia="Times New Roman" w:hAnsi="Arial" w:cs="Arial"/>
          <w:color w:val="000000"/>
          <w:sz w:val="24"/>
          <w:szCs w:val="24"/>
          <w:lang w:eastAsia="en-AU"/>
        </w:rPr>
        <w:t>, the T2K experiment fires a beam of (anti)neutrinos from the J-PARC laboratory at Tokai Village on the eastern coast of Japan.</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It then detects them at the Super-</w:t>
      </w:r>
      <w:proofErr w:type="spellStart"/>
      <w:r w:rsidRPr="007C3A8C">
        <w:rPr>
          <w:rFonts w:ascii="Arial" w:eastAsia="Times New Roman" w:hAnsi="Arial" w:cs="Arial"/>
          <w:color w:val="000000"/>
          <w:sz w:val="24"/>
          <w:szCs w:val="24"/>
          <w:lang w:eastAsia="en-AU"/>
        </w:rPr>
        <w:t>Kamiokande</w:t>
      </w:r>
      <w:proofErr w:type="spellEnd"/>
      <w:r w:rsidRPr="007C3A8C">
        <w:rPr>
          <w:rFonts w:ascii="Arial" w:eastAsia="Times New Roman" w:hAnsi="Arial" w:cs="Arial"/>
          <w:color w:val="000000"/>
          <w:sz w:val="24"/>
          <w:szCs w:val="24"/>
          <w:lang w:eastAsia="en-AU"/>
        </w:rPr>
        <w:t xml:space="preserve"> detector, 295 km away in the mountains of the north-western part of the country. Here, the scientists look to see if the (anti)neutrinos at the end of the beam matched those emitted at the start.</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color w:val="000000"/>
          <w:sz w:val="24"/>
          <w:szCs w:val="24"/>
          <w:lang w:eastAsia="en-AU"/>
        </w:rPr>
        <w:t>Very intriguing</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latest results were concluded from relatively few data points, meaning there is still a one in 20 chance that the results are due to random chance, rather than a true difference in behaviour. However, the result is still exciting for the scientists involved.</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Dr Morgan </w:t>
      </w:r>
      <w:proofErr w:type="spellStart"/>
      <w:r w:rsidRPr="007C3A8C">
        <w:rPr>
          <w:rFonts w:ascii="Arial" w:eastAsia="Times New Roman" w:hAnsi="Arial" w:cs="Arial"/>
          <w:color w:val="000000"/>
          <w:sz w:val="24"/>
          <w:szCs w:val="24"/>
          <w:lang w:eastAsia="en-AU"/>
        </w:rPr>
        <w:t>Wascko</w:t>
      </w:r>
      <w:proofErr w:type="spellEnd"/>
      <w:r w:rsidRPr="007C3A8C">
        <w:rPr>
          <w:rFonts w:ascii="Arial" w:eastAsia="Times New Roman" w:hAnsi="Arial" w:cs="Arial"/>
          <w:color w:val="000000"/>
          <w:sz w:val="24"/>
          <w:szCs w:val="24"/>
          <w:lang w:eastAsia="en-AU"/>
        </w:rPr>
        <w:t>, international co-spokesperson for the T2K experiment from the Department of Physics at Imperial said: "This is an important first step towards potentially solving one of the biggest mysteries in science.</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"T2K is the first experiment that is able to study neutrino and antineutrino oscillation under the same </w:t>
      </w:r>
      <w:proofErr w:type="gramStart"/>
      <w:r w:rsidRPr="007C3A8C">
        <w:rPr>
          <w:rFonts w:ascii="Arial" w:eastAsia="Times New Roman" w:hAnsi="Arial" w:cs="Arial"/>
          <w:color w:val="000000"/>
          <w:sz w:val="24"/>
          <w:szCs w:val="24"/>
          <w:lang w:eastAsia="en-AU"/>
        </w:rPr>
        <w:t>conditions,</w:t>
      </w:r>
      <w:proofErr w:type="gramEnd"/>
      <w:r w:rsidRPr="007C3A8C">
        <w:rPr>
          <w:rFonts w:ascii="Arial" w:eastAsia="Times New Roman" w:hAnsi="Arial" w:cs="Arial"/>
          <w:color w:val="000000"/>
          <w:sz w:val="24"/>
          <w:szCs w:val="24"/>
          <w:lang w:eastAsia="en-AU"/>
        </w:rPr>
        <w:t xml:space="preserve"> and the disparity we have observed is, while not yet statistically significant, very intriguing."</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Dr Yoshi Uchida, also from the Department of Physics at Imperial and a principal investigator at T2K, added: "More data is needed to prove conclusively that neutrinos and antineutrinos behave differently, but this result is an indication that neutrinos will continue to provide breakthroughs in our understanding of the universe.</w:t>
      </w:r>
    </w:p>
    <w:p w:rsidR="007C3A8C" w:rsidRPr="007C3A8C" w:rsidRDefault="007C3A8C" w:rsidP="007C3A8C">
      <w:pPr>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Upgrades to the equipment that produces (anti)neutrinos, as well as to the detector that measures them, are expected to add more data within the next decade, and determine whether the difference is in fact real.</w:t>
      </w:r>
    </w:p>
    <w:p w:rsidR="007C3A8C" w:rsidRPr="007C3A8C" w:rsidRDefault="007C3A8C" w:rsidP="007C3A8C">
      <w:pPr>
        <w:spacing w:after="0" w:line="240" w:lineRule="auto"/>
        <w:rPr>
          <w:ins w:id="0" w:author="Unknown"/>
          <w:rFonts w:ascii="Arial" w:eastAsia="Times New Roman" w:hAnsi="Arial" w:cs="Arial"/>
          <w:color w:val="000000"/>
          <w:sz w:val="24"/>
          <w:szCs w:val="24"/>
          <w:lang w:eastAsia="en-AU"/>
        </w:rPr>
      </w:pPr>
      <w:r w:rsidRPr="007C3A8C">
        <w:rPr>
          <w:rFonts w:ascii="Arial" w:eastAsia="Times New Roman" w:hAnsi="Arial" w:cs="Arial"/>
          <w:color w:val="000000"/>
          <w:sz w:val="19"/>
          <w:szCs w:val="19"/>
          <w:lang w:eastAsia="en-AU"/>
        </w:rPr>
        <w:br/>
      </w:r>
      <w:r w:rsidRPr="007C3A8C">
        <w:rPr>
          <w:rFonts w:ascii="Arial" w:eastAsia="Times New Roman" w:hAnsi="Arial" w:cs="Arial"/>
          <w:color w:val="000000"/>
          <w:sz w:val="19"/>
          <w:szCs w:val="19"/>
          <w:lang w:eastAsia="en-AU"/>
        </w:rPr>
        <w:br/>
      </w:r>
      <w:r w:rsidRPr="007C3A8C">
        <w:rPr>
          <w:rFonts w:ascii="Arial" w:eastAsia="Times New Roman" w:hAnsi="Arial" w:cs="Arial"/>
          <w:color w:val="000000"/>
          <w:sz w:val="19"/>
          <w:szCs w:val="19"/>
          <w:shd w:val="clear" w:color="auto" w:fill="FFFFFF"/>
          <w:lang w:eastAsia="en-AU"/>
        </w:rPr>
        <w:t>Read more at: </w:t>
      </w:r>
      <w:hyperlink r:id="rId20" w:anchor="jCp" w:history="1">
        <w:r w:rsidRPr="007C3A8C">
          <w:rPr>
            <w:rFonts w:ascii="Arial" w:eastAsia="Times New Roman" w:hAnsi="Arial" w:cs="Arial"/>
            <w:color w:val="313D57"/>
            <w:sz w:val="19"/>
            <w:szCs w:val="19"/>
            <w:shd w:val="clear" w:color="auto" w:fill="FFFFFF"/>
            <w:lang w:eastAsia="en-AU"/>
          </w:rPr>
          <w:t>http://phys.org/news/2016-08-evidence-mounts-neutrinos-key-universe.html#jCp</w:t>
        </w:r>
      </w:hyperlink>
    </w:p>
    <w:p w:rsidR="002270F9" w:rsidRDefault="002270F9"/>
    <w:p w:rsidR="007C3A8C" w:rsidRDefault="007C3A8C"/>
    <w:p w:rsidR="007C3A8C" w:rsidRDefault="007C3A8C"/>
    <w:p w:rsidR="00746ED4" w:rsidRDefault="00746ED4">
      <w:pPr>
        <w:rPr>
          <w:rFonts w:ascii="Helvetica" w:eastAsia="Times New Roman" w:hAnsi="Helvetica" w:cs="Times New Roman"/>
          <w:color w:val="373A3C"/>
          <w:sz w:val="24"/>
          <w:szCs w:val="24"/>
          <w:lang w:eastAsia="en-AU"/>
        </w:rPr>
      </w:pPr>
      <w:r>
        <w:rPr>
          <w:rFonts w:ascii="Helvetica" w:eastAsia="Times New Roman" w:hAnsi="Helvetica" w:cs="Times New Roman"/>
          <w:color w:val="373A3C"/>
          <w:sz w:val="24"/>
          <w:szCs w:val="24"/>
          <w:lang w:eastAsia="en-AU"/>
        </w:rPr>
        <w:br w:type="page"/>
      </w:r>
    </w:p>
    <w:p w:rsidR="007C3A8C" w:rsidRPr="007C3A8C" w:rsidRDefault="007C3A8C" w:rsidP="007C3A8C">
      <w:pPr>
        <w:shd w:val="clear" w:color="auto" w:fill="E5EBE7"/>
        <w:spacing w:after="0" w:line="360" w:lineRule="atLeast"/>
        <w:rPr>
          <w:rFonts w:ascii="Helvetica" w:eastAsia="Times New Roman" w:hAnsi="Helvetica" w:cs="Times New Roman"/>
          <w:color w:val="373A3C"/>
          <w:sz w:val="24"/>
          <w:szCs w:val="24"/>
          <w:lang w:eastAsia="en-AU"/>
        </w:rPr>
      </w:pPr>
      <w:hyperlink r:id="rId21" w:history="1">
        <w:r w:rsidRPr="007C3A8C">
          <w:rPr>
            <w:rFonts w:ascii="Helvetica" w:eastAsia="Times New Roman" w:hAnsi="Helvetica" w:cs="Times New Roman"/>
            <w:caps/>
            <w:color w:val="888889"/>
            <w:spacing w:val="15"/>
            <w:sz w:val="15"/>
            <w:szCs w:val="15"/>
            <w:u w:val="single"/>
            <w:lang w:eastAsia="en-AU"/>
          </w:rPr>
          <w:t>COSMOS CONVERSATION</w:t>
        </w:r>
      </w:hyperlink>
      <w:r w:rsidRPr="007C3A8C">
        <w:rPr>
          <w:rFonts w:ascii="Helvetica" w:eastAsia="Times New Roman" w:hAnsi="Helvetica" w:cs="Times New Roman"/>
          <w:color w:val="373A3C"/>
          <w:sz w:val="24"/>
          <w:szCs w:val="24"/>
          <w:lang w:eastAsia="en-AU"/>
        </w:rPr>
        <w:t> </w:t>
      </w:r>
      <w:hyperlink r:id="rId22" w:history="1">
        <w:r w:rsidRPr="007C3A8C">
          <w:rPr>
            <w:rFonts w:ascii="Helvetica" w:eastAsia="Times New Roman" w:hAnsi="Helvetica" w:cs="Times New Roman"/>
            <w:caps/>
            <w:color w:val="365162"/>
            <w:spacing w:val="15"/>
            <w:sz w:val="15"/>
            <w:szCs w:val="15"/>
            <w:u w:val="single"/>
            <w:lang w:eastAsia="en-AU"/>
          </w:rPr>
          <w:t>PHYSICS</w:t>
        </w:r>
      </w:hyperlink>
      <w:r w:rsidRPr="007C3A8C">
        <w:rPr>
          <w:rFonts w:ascii="Helvetica" w:eastAsia="Times New Roman" w:hAnsi="Helvetica" w:cs="Times New Roman"/>
          <w:color w:val="373A3C"/>
          <w:sz w:val="24"/>
          <w:szCs w:val="24"/>
          <w:lang w:eastAsia="en-AU"/>
        </w:rPr>
        <w:t> </w:t>
      </w:r>
      <w:r w:rsidRPr="007C3A8C">
        <w:rPr>
          <w:rFonts w:ascii="Helvetica" w:eastAsia="Times New Roman" w:hAnsi="Helvetica" w:cs="Times New Roman"/>
          <w:caps/>
          <w:color w:val="888889"/>
          <w:spacing w:val="15"/>
          <w:sz w:val="15"/>
          <w:szCs w:val="15"/>
          <w:lang w:eastAsia="en-AU"/>
        </w:rPr>
        <w:t>26 JULY 2016</w:t>
      </w:r>
    </w:p>
    <w:p w:rsidR="007C3A8C" w:rsidRPr="007C3A8C" w:rsidRDefault="007C3A8C" w:rsidP="007C3A8C">
      <w:pPr>
        <w:shd w:val="clear" w:color="auto" w:fill="E5EBE7"/>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caps/>
          <w:color w:val="888889"/>
          <w:spacing w:val="15"/>
          <w:sz w:val="15"/>
          <w:szCs w:val="15"/>
          <w:lang w:eastAsia="en-AU"/>
        </w:rPr>
        <w:t>4 MINUTE READ </w:t>
      </w:r>
      <w:r w:rsidRPr="007C3A8C">
        <w:rPr>
          <w:rFonts w:ascii="Helvetica" w:eastAsia="Times New Roman" w:hAnsi="Helvetica" w:cs="Times New Roman"/>
          <w:color w:val="373A3C"/>
          <w:sz w:val="24"/>
          <w:szCs w:val="24"/>
          <w:lang w:eastAsia="en-AU"/>
        </w:rPr>
        <w:t> </w:t>
      </w:r>
    </w:p>
    <w:p w:rsidR="007C3A8C" w:rsidRPr="007C3A8C" w:rsidRDefault="007C3A8C" w:rsidP="007C3A8C">
      <w:pPr>
        <w:shd w:val="clear" w:color="auto" w:fill="E5EBE7"/>
        <w:spacing w:after="0" w:line="360" w:lineRule="atLeast"/>
        <w:textAlignment w:val="center"/>
        <w:rPr>
          <w:rFonts w:ascii="Helvetica" w:eastAsia="Times New Roman" w:hAnsi="Helvetica" w:cs="Times New Roman"/>
          <w:color w:val="373A3C"/>
          <w:sz w:val="24"/>
          <w:szCs w:val="24"/>
          <w:lang w:eastAsia="en-AU"/>
        </w:rPr>
      </w:pPr>
      <w:r w:rsidRPr="007C3A8C">
        <w:rPr>
          <w:rFonts w:ascii="Helvetica" w:eastAsia="Times New Roman" w:hAnsi="Helvetica" w:cs="Times New Roman"/>
          <w:color w:val="373A3C"/>
          <w:sz w:val="24"/>
          <w:szCs w:val="24"/>
          <w:lang w:eastAsia="en-AU"/>
        </w:rPr>
        <w:t>READ LATER</w:t>
      </w:r>
      <w:r w:rsidRPr="007C3A8C">
        <w:rPr>
          <w:rFonts w:ascii="Helvetica" w:eastAsia="Times New Roman" w:hAnsi="Helvetica" w:cs="Times New Roman"/>
          <w:color w:val="373A3C"/>
          <w:sz w:val="24"/>
          <w:szCs w:val="24"/>
          <w:bdr w:val="none" w:sz="0" w:space="0" w:color="auto" w:frame="1"/>
          <w:lang w:eastAsia="en-AU"/>
        </w:rPr>
        <w:t>TOGGLE DROPDOWN</w:t>
      </w:r>
    </w:p>
    <w:p w:rsidR="007C3A8C" w:rsidRPr="007C3A8C" w:rsidRDefault="007C3A8C" w:rsidP="007C3A8C">
      <w:pPr>
        <w:shd w:val="clear" w:color="auto" w:fill="E5EBE7"/>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color w:val="373A3C"/>
          <w:sz w:val="24"/>
          <w:szCs w:val="24"/>
          <w:lang w:eastAsia="en-AU"/>
        </w:rPr>
        <w:t> </w:t>
      </w:r>
    </w:p>
    <w:p w:rsidR="007C3A8C" w:rsidRPr="007C3A8C" w:rsidRDefault="007C3A8C" w:rsidP="007C3A8C">
      <w:pPr>
        <w:shd w:val="clear" w:color="auto" w:fill="E5EBE7"/>
        <w:spacing w:after="0" w:line="360" w:lineRule="atLeast"/>
        <w:textAlignment w:val="center"/>
        <w:rPr>
          <w:rFonts w:ascii="Helvetica" w:eastAsia="Times New Roman" w:hAnsi="Helvetica" w:cs="Times New Roman"/>
          <w:color w:val="373A3C"/>
          <w:sz w:val="24"/>
          <w:szCs w:val="24"/>
          <w:lang w:eastAsia="en-AU"/>
        </w:rPr>
      </w:pPr>
      <w:r w:rsidRPr="007C3A8C">
        <w:rPr>
          <w:rFonts w:ascii="Helvetica" w:eastAsia="Times New Roman" w:hAnsi="Helvetica" w:cs="Times New Roman"/>
          <w:color w:val="373A3C"/>
          <w:sz w:val="24"/>
          <w:szCs w:val="24"/>
          <w:lang w:eastAsia="en-AU"/>
        </w:rPr>
        <w:t>SHARE TO</w:t>
      </w:r>
      <w:r w:rsidRPr="007C3A8C">
        <w:rPr>
          <w:rFonts w:ascii="Helvetica" w:eastAsia="Times New Roman" w:hAnsi="Helvetica" w:cs="Times New Roman"/>
          <w:color w:val="373A3C"/>
          <w:sz w:val="24"/>
          <w:szCs w:val="24"/>
          <w:bdr w:val="none" w:sz="0" w:space="0" w:color="auto" w:frame="1"/>
          <w:lang w:eastAsia="en-AU"/>
        </w:rPr>
        <w:t>TOGGLE DROPDOWN</w:t>
      </w:r>
    </w:p>
    <w:p w:rsidR="007C3A8C" w:rsidRPr="007C3A8C" w:rsidRDefault="007C3A8C" w:rsidP="007C3A8C">
      <w:pPr>
        <w:shd w:val="clear" w:color="auto" w:fill="E5EBE7"/>
        <w:spacing w:before="300" w:after="0" w:line="240" w:lineRule="auto"/>
        <w:outlineLvl w:val="0"/>
        <w:rPr>
          <w:rFonts w:ascii="Georgia" w:eastAsia="Times New Roman" w:hAnsi="Georgia" w:cs="Times New Roman"/>
          <w:color w:val="373A3C"/>
          <w:kern w:val="36"/>
          <w:sz w:val="72"/>
          <w:szCs w:val="72"/>
          <w:lang w:eastAsia="en-AU"/>
        </w:rPr>
      </w:pPr>
      <w:r w:rsidRPr="007C3A8C">
        <w:rPr>
          <w:rFonts w:ascii="Georgia" w:eastAsia="Times New Roman" w:hAnsi="Georgia" w:cs="Times New Roman"/>
          <w:color w:val="373A3C"/>
          <w:kern w:val="36"/>
          <w:sz w:val="72"/>
          <w:szCs w:val="72"/>
          <w:lang w:eastAsia="en-AU"/>
        </w:rPr>
        <w:t>From dark gravity to phantom energy: what’s driving the expansion of the universe?</w:t>
      </w:r>
    </w:p>
    <w:p w:rsidR="007C3A8C" w:rsidRPr="007C3A8C" w:rsidRDefault="007C3A8C" w:rsidP="007C3A8C">
      <w:pPr>
        <w:shd w:val="clear" w:color="auto" w:fill="E5EBE7"/>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color w:val="373A3C"/>
          <w:sz w:val="24"/>
          <w:szCs w:val="24"/>
          <w:lang w:eastAsia="en-AU"/>
        </w:rPr>
        <w:pict>
          <v:rect id="_x0000_i1025" style="width:0;height:2.25pt" o:hralign="center" o:hrstd="t" o:hr="t" fillcolor="#a0a0a0" stroked="f"/>
        </w:pict>
      </w:r>
    </w:p>
    <w:p w:rsidR="007C3A8C" w:rsidRPr="007C3A8C" w:rsidRDefault="007C3A8C" w:rsidP="007C3A8C">
      <w:pPr>
        <w:shd w:val="clear" w:color="auto" w:fill="E5EBE7"/>
        <w:spacing w:after="0" w:line="240" w:lineRule="auto"/>
        <w:outlineLvl w:val="1"/>
        <w:rPr>
          <w:rFonts w:ascii="Georgia" w:eastAsia="Times New Roman" w:hAnsi="Georgia" w:cs="Times New Roman"/>
          <w:color w:val="373A3C"/>
          <w:sz w:val="34"/>
          <w:szCs w:val="34"/>
          <w:lang w:eastAsia="en-AU"/>
        </w:rPr>
      </w:pPr>
      <w:r w:rsidRPr="007C3A8C">
        <w:rPr>
          <w:rFonts w:ascii="Georgia" w:eastAsia="Times New Roman" w:hAnsi="Georgia" w:cs="Times New Roman"/>
          <w:color w:val="373A3C"/>
          <w:sz w:val="34"/>
          <w:szCs w:val="34"/>
          <w:lang w:eastAsia="en-AU"/>
        </w:rPr>
        <w:t>There is something strange happening in the local universe, with galaxies moving away from each other faster than expected. What is driving this extra expansion, and what does it mean for the cosmos?</w:t>
      </w:r>
    </w:p>
    <w:p w:rsidR="007C3A8C" w:rsidRPr="007C3A8C" w:rsidRDefault="007C3A8C" w:rsidP="007C3A8C">
      <w:pPr>
        <w:shd w:val="clear" w:color="auto" w:fill="E5EBE7"/>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color w:val="373A3C"/>
          <w:sz w:val="24"/>
          <w:szCs w:val="24"/>
          <w:lang w:eastAsia="en-AU"/>
        </w:rPr>
        <w:pict>
          <v:rect id="_x0000_i1026" style="width:0;height:2.25pt" o:hralign="center" o:hrstd="t" o:hr="t" fillcolor="#a0a0a0" stroked="f"/>
        </w:pic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inherit" w:eastAsia="Times New Roman" w:hAnsi="inherit" w:cs="Times New Roman"/>
          <w:b/>
          <w:bCs/>
          <w:color w:val="373A3C"/>
          <w:sz w:val="24"/>
          <w:szCs w:val="24"/>
          <w:lang w:eastAsia="en-AU"/>
        </w:rPr>
        <w:t>There is something strange happening in the local universe</w:t>
      </w:r>
      <w:r w:rsidRPr="007C3A8C">
        <w:rPr>
          <w:rFonts w:ascii="inherit" w:eastAsia="Times New Roman" w:hAnsi="inherit" w:cs="Times New Roman"/>
          <w:color w:val="373A3C"/>
          <w:sz w:val="24"/>
          <w:szCs w:val="24"/>
          <w:lang w:eastAsia="en-AU"/>
        </w:rPr>
        <w:t xml:space="preserve">, with galaxies moving away from each </w:t>
      </w:r>
      <w:proofErr w:type="spellStart"/>
      <w:r w:rsidRPr="007C3A8C">
        <w:rPr>
          <w:rFonts w:ascii="inherit" w:eastAsia="Times New Roman" w:hAnsi="inherit" w:cs="Times New Roman"/>
          <w:color w:val="373A3C"/>
          <w:sz w:val="24"/>
          <w:szCs w:val="24"/>
          <w:lang w:eastAsia="en-AU"/>
        </w:rPr>
        <w:t>other</w:t>
      </w:r>
      <w:hyperlink r:id="rId23" w:history="1">
        <w:r w:rsidRPr="007C3A8C">
          <w:rPr>
            <w:rFonts w:ascii="inherit" w:eastAsia="Times New Roman" w:hAnsi="inherit" w:cs="Times New Roman"/>
            <w:color w:val="3C7EBD"/>
            <w:sz w:val="24"/>
            <w:szCs w:val="24"/>
            <w:u w:val="single"/>
            <w:lang w:eastAsia="en-AU"/>
          </w:rPr>
          <w:t>faster</w:t>
        </w:r>
        <w:proofErr w:type="spellEnd"/>
        <w:r w:rsidRPr="007C3A8C">
          <w:rPr>
            <w:rFonts w:ascii="inherit" w:eastAsia="Times New Roman" w:hAnsi="inherit" w:cs="Times New Roman"/>
            <w:color w:val="3C7EBD"/>
            <w:sz w:val="24"/>
            <w:szCs w:val="24"/>
            <w:u w:val="single"/>
            <w:lang w:eastAsia="en-AU"/>
          </w:rPr>
          <w:t xml:space="preserve"> than expected</w:t>
        </w:r>
      </w:hyperlink>
      <w:r w:rsidRPr="007C3A8C">
        <w:rPr>
          <w:rFonts w:ascii="inherit" w:eastAsia="Times New Roman" w:hAnsi="inherit" w:cs="Times New Roman"/>
          <w:color w:val="373A3C"/>
          <w:sz w:val="24"/>
          <w:szCs w:val="24"/>
          <w:lang w:eastAsia="en-AU"/>
        </w:rPr>
        <w:t>.</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What is driving this extra expansion, and what does it mean for the cosmos? To explore this, let’s start with the observations.</w:t>
      </w:r>
    </w:p>
    <w:p w:rsidR="007C3A8C" w:rsidRPr="007C3A8C" w:rsidRDefault="007C3A8C" w:rsidP="007C3A8C">
      <w:pPr>
        <w:shd w:val="clear" w:color="auto" w:fill="E5EBE7"/>
        <w:spacing w:after="75" w:line="240" w:lineRule="auto"/>
        <w:jc w:val="center"/>
        <w:textAlignment w:val="baseline"/>
        <w:rPr>
          <w:rFonts w:ascii="Helvetica" w:eastAsia="Times New Roman" w:hAnsi="Helvetica" w:cs="Times New Roman"/>
          <w:caps/>
          <w:color w:val="888889"/>
          <w:spacing w:val="15"/>
          <w:sz w:val="15"/>
          <w:szCs w:val="15"/>
          <w:lang w:eastAsia="en-AU"/>
        </w:rPr>
      </w:pPr>
      <w:r w:rsidRPr="007C3A8C">
        <w:rPr>
          <w:rFonts w:ascii="Helvetica" w:eastAsia="Times New Roman" w:hAnsi="Helvetica" w:cs="Times New Roman"/>
          <w:caps/>
          <w:color w:val="888889"/>
          <w:spacing w:val="15"/>
          <w:sz w:val="15"/>
          <w:szCs w:val="15"/>
          <w:lang w:eastAsia="en-AU"/>
        </w:rPr>
        <w:t>RECOMMENDED</w:t>
      </w:r>
    </w:p>
    <w:p w:rsidR="007C3A8C" w:rsidRPr="007C3A8C" w:rsidRDefault="007C3A8C" w:rsidP="007C3A8C">
      <w:pPr>
        <w:shd w:val="clear" w:color="auto" w:fill="E5EBE7"/>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noProof/>
          <w:color w:val="3C7EBD"/>
          <w:sz w:val="24"/>
          <w:szCs w:val="24"/>
          <w:lang w:eastAsia="en-AU"/>
        </w:rPr>
        <w:drawing>
          <wp:inline distT="0" distB="0" distL="0" distR="0" wp14:anchorId="1F4D86F8" wp14:editId="7C3F90BC">
            <wp:extent cx="3429000" cy="3429000"/>
            <wp:effectExtent l="0" t="0" r="0" b="0"/>
            <wp:docPr id="4" name="Picture 4" descr="https://cosmos-images1.imgix.net/file/spina/photo/4854/060616_darkprimer_P.jpg?ixlib=rails-2.0.0&amp;auto=format&amp;ch=Width%2CDPR&amp;fit=max&amp;w=36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smos-images1.imgix.net/file/spina/photo/4854/060616_darkprimer_P.jpg?ixlib=rails-2.0.0&amp;auto=format&amp;ch=Width%2CDPR&amp;fit=max&amp;w=36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7C3A8C" w:rsidRPr="007C3A8C" w:rsidRDefault="007C3A8C" w:rsidP="007C3A8C">
      <w:pPr>
        <w:shd w:val="clear" w:color="auto" w:fill="FFFFFF"/>
        <w:spacing w:after="0" w:line="360" w:lineRule="atLeast"/>
        <w:rPr>
          <w:rFonts w:ascii="Times New Roman" w:eastAsia="Times New Roman" w:hAnsi="Times New Roman" w:cs="Times New Roman"/>
          <w:color w:val="818A91"/>
          <w:sz w:val="24"/>
          <w:szCs w:val="24"/>
          <w:lang w:eastAsia="en-AU"/>
        </w:rPr>
      </w:pP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"https://cosmosmagazine.com/physics/the-dark-side-of-the-universe-a-primer" </w:instrText>
      </w:r>
      <w:r w:rsidRPr="007C3A8C">
        <w:rPr>
          <w:rFonts w:ascii="Helvetica" w:eastAsia="Times New Roman" w:hAnsi="Helvetica" w:cs="Times New Roman"/>
          <w:color w:val="373A3C"/>
          <w:sz w:val="24"/>
          <w:szCs w:val="24"/>
          <w:lang w:eastAsia="en-AU"/>
        </w:rPr>
        <w:fldChar w:fldCharType="separate"/>
      </w:r>
    </w:p>
    <w:p w:rsidR="007C3A8C" w:rsidRPr="007C3A8C" w:rsidRDefault="007C3A8C" w:rsidP="007C3A8C">
      <w:pPr>
        <w:shd w:val="clear" w:color="auto" w:fill="FFFFFF"/>
        <w:spacing w:before="100" w:beforeAutospacing="1" w:after="100" w:afterAutospacing="1" w:line="240" w:lineRule="auto"/>
        <w:outlineLvl w:val="0"/>
        <w:rPr>
          <w:rFonts w:ascii="Georgia" w:eastAsia="Times New Roman" w:hAnsi="Georgia" w:cs="Times New Roman"/>
          <w:kern w:val="36"/>
          <w:sz w:val="27"/>
          <w:szCs w:val="27"/>
          <w:lang w:eastAsia="en-AU"/>
        </w:rPr>
      </w:pPr>
      <w:r w:rsidRPr="007C3A8C">
        <w:rPr>
          <w:rFonts w:ascii="Georgia" w:eastAsia="Times New Roman" w:hAnsi="Georgia" w:cs="Times New Roman"/>
          <w:color w:val="818A91"/>
          <w:kern w:val="36"/>
          <w:sz w:val="27"/>
          <w:szCs w:val="27"/>
          <w:lang w:eastAsia="en-AU"/>
        </w:rPr>
        <w:t>The dark side of the universe – a primer</w:t>
      </w:r>
    </w:p>
    <w:p w:rsidR="007C3A8C" w:rsidRPr="007C3A8C" w:rsidRDefault="007C3A8C" w:rsidP="007C3A8C">
      <w:pPr>
        <w:shd w:val="clear" w:color="auto" w:fill="FFFFFF"/>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color w:val="373A3C"/>
          <w:sz w:val="24"/>
          <w:szCs w:val="24"/>
          <w:lang w:eastAsia="en-AU"/>
        </w:rPr>
        <w:lastRenderedPageBreak/>
        <w:fldChar w:fldCharType="end"/>
      </w:r>
    </w:p>
    <w:p w:rsidR="007C3A8C" w:rsidRPr="007C3A8C" w:rsidRDefault="007C3A8C" w:rsidP="007C3A8C">
      <w:pPr>
        <w:shd w:val="clear" w:color="auto" w:fill="FFFFFF"/>
        <w:spacing w:after="0" w:line="360" w:lineRule="atLeast"/>
        <w:rPr>
          <w:rFonts w:ascii="Helvetica" w:eastAsia="Times New Roman" w:hAnsi="Helvetica" w:cs="Times New Roman"/>
          <w:color w:val="373A3C"/>
          <w:sz w:val="24"/>
          <w:szCs w:val="24"/>
          <w:lang w:eastAsia="en-AU"/>
        </w:rPr>
      </w:pPr>
      <w:hyperlink r:id="rId26" w:history="1">
        <w:r w:rsidRPr="007C3A8C">
          <w:rPr>
            <w:rFonts w:ascii="Helvetica" w:eastAsia="Times New Roman" w:hAnsi="Helvetica" w:cs="Times New Roman"/>
            <w:caps/>
            <w:color w:val="000000"/>
            <w:spacing w:val="15"/>
            <w:sz w:val="15"/>
            <w:szCs w:val="15"/>
            <w:u w:val="single"/>
            <w:lang w:eastAsia="en-AU"/>
          </w:rPr>
          <w:t>PHYSICS</w:t>
        </w:r>
      </w:hyperlink>
      <w:r w:rsidRPr="007C3A8C">
        <w:rPr>
          <w:rFonts w:ascii="Helvetica" w:eastAsia="Times New Roman" w:hAnsi="Helvetica" w:cs="Times New Roman"/>
          <w:color w:val="373A3C"/>
          <w:sz w:val="24"/>
          <w:szCs w:val="24"/>
          <w:lang w:eastAsia="en-AU"/>
        </w:rPr>
        <w:t> </w:t>
      </w:r>
      <w:r w:rsidRPr="007C3A8C">
        <w:rPr>
          <w:rFonts w:ascii="Helvetica" w:eastAsia="Times New Roman" w:hAnsi="Helvetica" w:cs="Times New Roman"/>
          <w:noProof/>
          <w:color w:val="373A3C"/>
          <w:sz w:val="24"/>
          <w:szCs w:val="24"/>
          <w:lang w:eastAsia="en-AU"/>
        </w:rPr>
        <w:drawing>
          <wp:inline distT="0" distB="0" distL="0" distR="0" wp14:anchorId="00F363D5" wp14:editId="1449896B">
            <wp:extent cx="130810" cy="130810"/>
            <wp:effectExtent l="0" t="0" r="2540" b="2540"/>
            <wp:docPr id="5" name="Picture 5" descr="Premium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mium Artic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The rate of cosmic expansion is encapsulated in the “</w:t>
      </w:r>
      <w:hyperlink r:id="rId28" w:history="1">
        <w:r w:rsidRPr="007C3A8C">
          <w:rPr>
            <w:rFonts w:ascii="Georgia" w:eastAsia="Times New Roman" w:hAnsi="Georgia" w:cs="Times New Roman"/>
            <w:color w:val="3C7EBD"/>
            <w:sz w:val="24"/>
            <w:szCs w:val="24"/>
            <w:u w:val="single"/>
            <w:lang w:eastAsia="en-AU"/>
          </w:rPr>
          <w:t>Hubble constant</w:t>
        </w:r>
      </w:hyperlink>
      <w:r w:rsidRPr="007C3A8C">
        <w:rPr>
          <w:rFonts w:ascii="Georgia" w:eastAsia="Times New Roman" w:hAnsi="Georgia" w:cs="Times New Roman"/>
          <w:color w:val="373A3C"/>
          <w:sz w:val="24"/>
          <w:szCs w:val="24"/>
          <w:lang w:eastAsia="en-AU"/>
        </w:rPr>
        <w:t>”, although don’t let the name fool you, as it’s not a constant and changes as the universe expands.</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To determine this constant, astronomers must relate the distances to galaxies to the velocity they’re travelling away from us. But measuring astronomical distances has always proven difficult. This is because we lack convenient signposts, known as </w:t>
      </w:r>
      <w:hyperlink r:id="rId29" w:history="1">
        <w:r w:rsidRPr="007C3A8C">
          <w:rPr>
            <w:rFonts w:ascii="Georgia" w:eastAsia="Times New Roman" w:hAnsi="Georgia" w:cs="Times New Roman"/>
            <w:color w:val="3C7EBD"/>
            <w:sz w:val="24"/>
            <w:szCs w:val="24"/>
            <w:u w:val="single"/>
            <w:lang w:eastAsia="en-AU"/>
          </w:rPr>
          <w:t>standard candles</w:t>
        </w:r>
      </w:hyperlink>
      <w:r w:rsidRPr="007C3A8C">
        <w:rPr>
          <w:rFonts w:ascii="Georgia" w:eastAsia="Times New Roman" w:hAnsi="Georgia" w:cs="Times New Roman"/>
          <w:color w:val="373A3C"/>
          <w:sz w:val="24"/>
          <w:szCs w:val="24"/>
          <w:lang w:eastAsia="en-AU"/>
        </w:rPr>
        <w:t> and </w:t>
      </w:r>
      <w:hyperlink r:id="rId30" w:history="1">
        <w:r w:rsidRPr="007C3A8C">
          <w:rPr>
            <w:rFonts w:ascii="Georgia" w:eastAsia="Times New Roman" w:hAnsi="Georgia" w:cs="Times New Roman"/>
            <w:color w:val="3C7EBD"/>
            <w:sz w:val="24"/>
            <w:szCs w:val="24"/>
            <w:u w:val="single"/>
            <w:lang w:eastAsia="en-AU"/>
          </w:rPr>
          <w:t>rulers</w:t>
        </w:r>
      </w:hyperlink>
      <w:r w:rsidRPr="007C3A8C">
        <w:rPr>
          <w:rFonts w:ascii="Georgia" w:eastAsia="Times New Roman" w:hAnsi="Georgia" w:cs="Times New Roman"/>
          <w:color w:val="373A3C"/>
          <w:sz w:val="24"/>
          <w:szCs w:val="24"/>
          <w:lang w:eastAsia="en-AU"/>
        </w:rPr>
        <w:t>, to chart the heavens.</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proofErr w:type="gramStart"/>
      <w:r w:rsidRPr="007C3A8C">
        <w:rPr>
          <w:rFonts w:ascii="Georgia" w:eastAsia="Times New Roman" w:hAnsi="Georgia" w:cs="Times New Roman"/>
          <w:color w:val="373A3C"/>
          <w:sz w:val="24"/>
          <w:szCs w:val="24"/>
          <w:lang w:eastAsia="en-AU"/>
        </w:rPr>
        <w:t>So astronomers have built up cosmic distances through a series of steps, using overlapping methods to span the heavens.</w:t>
      </w:r>
      <w:proofErr w:type="gramEnd"/>
      <w:r w:rsidRPr="007C3A8C">
        <w:rPr>
          <w:rFonts w:ascii="Georgia" w:eastAsia="Times New Roman" w:hAnsi="Georgia" w:cs="Times New Roman"/>
          <w:color w:val="373A3C"/>
          <w:sz w:val="24"/>
          <w:szCs w:val="24"/>
          <w:lang w:eastAsia="en-AU"/>
        </w:rPr>
        <w:t xml:space="preserve"> But each step in </w:t>
      </w:r>
      <w:proofErr w:type="spellStart"/>
      <w:r w:rsidRPr="007C3A8C">
        <w:rPr>
          <w:rFonts w:ascii="Georgia" w:eastAsia="Times New Roman" w:hAnsi="Georgia" w:cs="Times New Roman"/>
          <w:color w:val="373A3C"/>
          <w:sz w:val="24"/>
          <w:szCs w:val="24"/>
          <w:lang w:eastAsia="en-AU"/>
        </w:rPr>
        <w:t>this</w:t>
      </w:r>
      <w:hyperlink r:id="rId31" w:history="1">
        <w:r w:rsidRPr="007C3A8C">
          <w:rPr>
            <w:rFonts w:ascii="Georgia" w:eastAsia="Times New Roman" w:hAnsi="Georgia" w:cs="Times New Roman"/>
            <w:color w:val="3C7EBD"/>
            <w:sz w:val="24"/>
            <w:szCs w:val="24"/>
            <w:u w:val="single"/>
            <w:lang w:eastAsia="en-AU"/>
          </w:rPr>
          <w:t>cosmological</w:t>
        </w:r>
        <w:proofErr w:type="spellEnd"/>
        <w:r w:rsidRPr="007C3A8C">
          <w:rPr>
            <w:rFonts w:ascii="Georgia" w:eastAsia="Times New Roman" w:hAnsi="Georgia" w:cs="Times New Roman"/>
            <w:color w:val="3C7EBD"/>
            <w:sz w:val="24"/>
            <w:szCs w:val="24"/>
            <w:u w:val="single"/>
            <w:lang w:eastAsia="en-AU"/>
          </w:rPr>
          <w:t xml:space="preserve"> distance ladder</w:t>
        </w:r>
      </w:hyperlink>
      <w:r w:rsidRPr="007C3A8C">
        <w:rPr>
          <w:rFonts w:ascii="Georgia" w:eastAsia="Times New Roman" w:hAnsi="Georgia" w:cs="Times New Roman"/>
          <w:color w:val="373A3C"/>
          <w:sz w:val="24"/>
          <w:szCs w:val="24"/>
          <w:lang w:eastAsia="en-AU"/>
        </w:rPr>
        <w:t> has its own quirks and uncertainties, and extraordinary effort over many decades has been expended to calibrate the various methods.</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 new </w:t>
      </w:r>
      <w:hyperlink r:id="rId32" w:history="1">
        <w:r w:rsidRPr="007C3A8C">
          <w:rPr>
            <w:rFonts w:ascii="Georgia" w:eastAsia="Times New Roman" w:hAnsi="Georgia" w:cs="Times New Roman"/>
            <w:color w:val="3C7EBD"/>
            <w:sz w:val="24"/>
            <w:szCs w:val="24"/>
            <w:u w:val="single"/>
            <w:lang w:eastAsia="en-AU"/>
          </w:rPr>
          <w:t>paper</w:t>
        </w:r>
      </w:hyperlink>
      <w:r w:rsidRPr="007C3A8C">
        <w:rPr>
          <w:rFonts w:ascii="Georgia" w:eastAsia="Times New Roman" w:hAnsi="Georgia" w:cs="Times New Roman"/>
          <w:color w:val="373A3C"/>
          <w:sz w:val="24"/>
          <w:szCs w:val="24"/>
          <w:lang w:eastAsia="en-AU"/>
        </w:rPr>
        <w:t> has pushed this calibration even harder, using a number of methods to tie down the Hubble constant to an accuracy of 2.4% within a few hundred million light years (which is local by cosmic standards).</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 great success! But there’s a problem.</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We can also determine the universal expansion from observations of the </w:t>
      </w:r>
      <w:hyperlink r:id="rId33" w:history="1">
        <w:r w:rsidRPr="007C3A8C">
          <w:rPr>
            <w:rFonts w:ascii="Georgia" w:eastAsia="Times New Roman" w:hAnsi="Georgia" w:cs="Times New Roman"/>
            <w:color w:val="3C7EBD"/>
            <w:sz w:val="24"/>
            <w:szCs w:val="24"/>
            <w:u w:val="single"/>
            <w:lang w:eastAsia="en-AU"/>
          </w:rPr>
          <w:t>cosmic microwave background</w:t>
        </w:r>
      </w:hyperlink>
      <w:r w:rsidRPr="007C3A8C">
        <w:rPr>
          <w:rFonts w:ascii="Georgia" w:eastAsia="Times New Roman" w:hAnsi="Georgia" w:cs="Times New Roman"/>
          <w:color w:val="373A3C"/>
          <w:sz w:val="24"/>
          <w:szCs w:val="24"/>
          <w:lang w:eastAsia="en-AU"/>
        </w:rPr>
        <w:t>, which is the radiation leftover from the </w:t>
      </w:r>
      <w:hyperlink r:id="rId34" w:history="1">
        <w:r w:rsidRPr="007C3A8C">
          <w:rPr>
            <w:rFonts w:ascii="Georgia" w:eastAsia="Times New Roman" w:hAnsi="Georgia" w:cs="Times New Roman"/>
            <w:color w:val="3C7EBD"/>
            <w:sz w:val="24"/>
            <w:szCs w:val="24"/>
            <w:u w:val="single"/>
            <w:lang w:eastAsia="en-AU"/>
          </w:rPr>
          <w:t>Big Bang</w:t>
        </w:r>
      </w:hyperlink>
      <w:r w:rsidRPr="007C3A8C">
        <w:rPr>
          <w:rFonts w:ascii="Georgia" w:eastAsia="Times New Roman" w:hAnsi="Georgia" w:cs="Times New Roman"/>
          <w:color w:val="373A3C"/>
          <w:sz w:val="24"/>
          <w:szCs w:val="24"/>
          <w:lang w:eastAsia="en-AU"/>
        </w:rPr>
        <w:t>.</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Unlike local observations, this reveals the global expansion of the universe. And this is where the problems begin, as this global expansion is 9% slower than that seen in the local universe. In both measurements, the astronomers have worked hard to reduce the uncertainties, and so are confident this difference is valid.</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So what can explain this tension in cosmic measurement? Here are a few of the contenders.</w:t>
      </w:r>
    </w:p>
    <w:p w:rsidR="007C3A8C" w:rsidRPr="007C3A8C" w:rsidRDefault="007C3A8C" w:rsidP="007C3A8C">
      <w:pPr>
        <w:shd w:val="clear" w:color="auto" w:fill="E5EBE7"/>
        <w:spacing w:after="100" w:afterAutospacing="1" w:line="240" w:lineRule="auto"/>
        <w:outlineLvl w:val="1"/>
        <w:rPr>
          <w:rFonts w:ascii="Helvetica" w:eastAsia="Times New Roman" w:hAnsi="Helvetica" w:cs="Times New Roman"/>
          <w:color w:val="373A3C"/>
          <w:sz w:val="31"/>
          <w:szCs w:val="31"/>
          <w:lang w:eastAsia="en-AU"/>
        </w:rPr>
      </w:pPr>
      <w:r w:rsidRPr="007C3A8C">
        <w:rPr>
          <w:rFonts w:ascii="Helvetica" w:eastAsia="Times New Roman" w:hAnsi="Helvetica" w:cs="Times New Roman"/>
          <w:color w:val="373A3C"/>
          <w:sz w:val="31"/>
          <w:szCs w:val="31"/>
          <w:lang w:eastAsia="en-AU"/>
        </w:rPr>
        <w:t>Cosmic contenders</w:t>
      </w:r>
    </w:p>
    <w:p w:rsidR="007C3A8C" w:rsidRPr="007C3A8C" w:rsidRDefault="007C3A8C" w:rsidP="007C3A8C">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matter</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The first potential culprit is </w:t>
      </w:r>
      <w:hyperlink r:id="rId35" w:history="1">
        <w:r w:rsidRPr="007C3A8C">
          <w:rPr>
            <w:rFonts w:ascii="Georgia" w:eastAsia="Times New Roman" w:hAnsi="Georgia" w:cs="Times New Roman"/>
            <w:color w:val="3C7EBD"/>
            <w:sz w:val="24"/>
            <w:szCs w:val="24"/>
            <w:u w:val="single"/>
            <w:lang w:eastAsia="en-AU"/>
          </w:rPr>
          <w:t>dark matter</w:t>
        </w:r>
      </w:hyperlink>
      <w:r w:rsidRPr="007C3A8C">
        <w:rPr>
          <w:rFonts w:ascii="Georgia" w:eastAsia="Times New Roman" w:hAnsi="Georgia" w:cs="Times New Roman"/>
          <w:color w:val="373A3C"/>
          <w:sz w:val="24"/>
          <w:szCs w:val="24"/>
          <w:lang w:eastAsia="en-AU"/>
        </w:rPr>
        <w:t>, the dominant </w:t>
      </w:r>
      <w:r w:rsidRPr="007C3A8C">
        <w:rPr>
          <w:rFonts w:ascii="Georgia" w:eastAsia="Times New Roman" w:hAnsi="Georgia" w:cs="Times New Roman"/>
          <w:i/>
          <w:iCs/>
          <w:color w:val="373A3C"/>
          <w:sz w:val="24"/>
          <w:szCs w:val="24"/>
          <w:lang w:eastAsia="en-AU"/>
        </w:rPr>
        <w:t>mass</w:t>
      </w:r>
      <w:r w:rsidRPr="007C3A8C">
        <w:rPr>
          <w:rFonts w:ascii="Georgia" w:eastAsia="Times New Roman" w:hAnsi="Georgia" w:cs="Times New Roman"/>
          <w:color w:val="373A3C"/>
          <w:sz w:val="24"/>
          <w:szCs w:val="24"/>
          <w:lang w:eastAsia="en-AU"/>
        </w:rPr>
        <w:t> in the universe. We know it is not smoothly spread through space, so perhaps the lumps and bumps, like the galaxies and clusters of galaxies, are exacting less gravitational pull in the local universe.</w:t>
      </w:r>
    </w:p>
    <w:p w:rsidR="007C3A8C" w:rsidRPr="007C3A8C" w:rsidRDefault="007C3A8C" w:rsidP="007C3A8C">
      <w:pPr>
        <w:shd w:val="clear" w:color="auto" w:fill="E5EBE7"/>
        <w:spacing w:after="75" w:line="240" w:lineRule="auto"/>
        <w:jc w:val="center"/>
        <w:textAlignment w:val="baseline"/>
        <w:rPr>
          <w:rFonts w:ascii="Helvetica" w:eastAsia="Times New Roman" w:hAnsi="Helvetica" w:cs="Times New Roman"/>
          <w:caps/>
          <w:color w:val="888889"/>
          <w:spacing w:val="15"/>
          <w:sz w:val="15"/>
          <w:szCs w:val="15"/>
          <w:lang w:eastAsia="en-AU"/>
        </w:rPr>
      </w:pPr>
      <w:r w:rsidRPr="007C3A8C">
        <w:rPr>
          <w:rFonts w:ascii="Helvetica" w:eastAsia="Times New Roman" w:hAnsi="Helvetica" w:cs="Times New Roman"/>
          <w:caps/>
          <w:color w:val="888889"/>
          <w:spacing w:val="15"/>
          <w:sz w:val="15"/>
          <w:szCs w:val="15"/>
          <w:lang w:eastAsia="en-AU"/>
        </w:rPr>
        <w:t>RECOMMENDED</w:t>
      </w:r>
    </w:p>
    <w:p w:rsidR="007C3A8C" w:rsidRPr="007C3A8C" w:rsidRDefault="007C3A8C" w:rsidP="007C3A8C">
      <w:pPr>
        <w:shd w:val="clear" w:color="auto" w:fill="E5EBE7"/>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noProof/>
          <w:color w:val="3C7EBD"/>
          <w:sz w:val="24"/>
          <w:szCs w:val="24"/>
          <w:lang w:eastAsia="en-AU"/>
        </w:rPr>
        <w:lastRenderedPageBreak/>
        <w:drawing>
          <wp:inline distT="0" distB="0" distL="0" distR="0" wp14:anchorId="50502A4D" wp14:editId="2E7399D3">
            <wp:extent cx="3429000" cy="3429000"/>
            <wp:effectExtent l="0" t="0" r="0" b="0"/>
            <wp:docPr id="6" name="Picture 6" descr="091115 holodeck p.jpg?ixlib=rails 2.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91115 holodeck p.jpg?ixlib=rails 2.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7C3A8C" w:rsidRPr="007C3A8C" w:rsidRDefault="007C3A8C" w:rsidP="007C3A8C">
      <w:pPr>
        <w:shd w:val="clear" w:color="auto" w:fill="FFFFFF"/>
        <w:spacing w:after="0" w:line="360" w:lineRule="atLeast"/>
        <w:rPr>
          <w:rFonts w:ascii="Times New Roman" w:eastAsia="Times New Roman" w:hAnsi="Times New Roman" w:cs="Times New Roman"/>
          <w:color w:val="818A91"/>
          <w:sz w:val="24"/>
          <w:szCs w:val="24"/>
          <w:lang w:eastAsia="en-AU"/>
        </w:rPr>
      </w:pP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"https://cosmosmagazine.com/space/dark-matter-uncovered" </w:instrText>
      </w:r>
      <w:r w:rsidRPr="007C3A8C">
        <w:rPr>
          <w:rFonts w:ascii="Helvetica" w:eastAsia="Times New Roman" w:hAnsi="Helvetica" w:cs="Times New Roman"/>
          <w:color w:val="373A3C"/>
          <w:sz w:val="24"/>
          <w:szCs w:val="24"/>
          <w:lang w:eastAsia="en-AU"/>
        </w:rPr>
        <w:fldChar w:fldCharType="separate"/>
      </w:r>
    </w:p>
    <w:p w:rsidR="007C3A8C" w:rsidRPr="007C3A8C" w:rsidRDefault="007C3A8C" w:rsidP="007C3A8C">
      <w:pPr>
        <w:shd w:val="clear" w:color="auto" w:fill="FFFFFF"/>
        <w:spacing w:before="100" w:beforeAutospacing="1" w:after="100" w:afterAutospacing="1" w:line="240" w:lineRule="auto"/>
        <w:outlineLvl w:val="0"/>
        <w:rPr>
          <w:rFonts w:ascii="Georgia" w:eastAsia="Times New Roman" w:hAnsi="Georgia" w:cs="Times New Roman"/>
          <w:kern w:val="36"/>
          <w:sz w:val="27"/>
          <w:szCs w:val="27"/>
          <w:lang w:eastAsia="en-AU"/>
        </w:rPr>
      </w:pPr>
      <w:r w:rsidRPr="007C3A8C">
        <w:rPr>
          <w:rFonts w:ascii="Georgia" w:eastAsia="Times New Roman" w:hAnsi="Georgia" w:cs="Times New Roman"/>
          <w:color w:val="818A91"/>
          <w:kern w:val="36"/>
          <w:sz w:val="27"/>
          <w:szCs w:val="27"/>
          <w:lang w:eastAsia="en-AU"/>
        </w:rPr>
        <w:t>Dark matter uncovered</w:t>
      </w:r>
    </w:p>
    <w:p w:rsidR="007C3A8C" w:rsidRPr="007C3A8C" w:rsidRDefault="007C3A8C" w:rsidP="007C3A8C">
      <w:pPr>
        <w:shd w:val="clear" w:color="auto" w:fill="FFFFFF"/>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color w:val="373A3C"/>
          <w:sz w:val="24"/>
          <w:szCs w:val="24"/>
          <w:lang w:eastAsia="en-AU"/>
        </w:rPr>
        <w:fldChar w:fldCharType="end"/>
      </w:r>
    </w:p>
    <w:p w:rsidR="007C3A8C" w:rsidRPr="007C3A8C" w:rsidRDefault="007C3A8C" w:rsidP="007C3A8C">
      <w:pPr>
        <w:shd w:val="clear" w:color="auto" w:fill="FFFFFF"/>
        <w:spacing w:after="0" w:line="360" w:lineRule="atLeast"/>
        <w:rPr>
          <w:rFonts w:ascii="Helvetica" w:eastAsia="Times New Roman" w:hAnsi="Helvetica" w:cs="Times New Roman"/>
          <w:color w:val="373A3C"/>
          <w:sz w:val="24"/>
          <w:szCs w:val="24"/>
          <w:lang w:eastAsia="en-AU"/>
        </w:rPr>
      </w:pPr>
      <w:hyperlink r:id="rId38" w:history="1">
        <w:r w:rsidRPr="007C3A8C">
          <w:rPr>
            <w:rFonts w:ascii="Helvetica" w:eastAsia="Times New Roman" w:hAnsi="Helvetica" w:cs="Times New Roman"/>
            <w:caps/>
            <w:color w:val="000000"/>
            <w:spacing w:val="15"/>
            <w:sz w:val="15"/>
            <w:szCs w:val="15"/>
            <w:u w:val="single"/>
            <w:lang w:eastAsia="en-AU"/>
          </w:rPr>
          <w:t>SPACE</w:t>
        </w:r>
      </w:hyperlink>
      <w:r w:rsidRPr="007C3A8C">
        <w:rPr>
          <w:rFonts w:ascii="Helvetica" w:eastAsia="Times New Roman" w:hAnsi="Helvetica" w:cs="Times New Roman"/>
          <w:color w:val="373A3C"/>
          <w:sz w:val="24"/>
          <w:szCs w:val="24"/>
          <w:lang w:eastAsia="en-AU"/>
        </w:rPr>
        <w:t> </w:t>
      </w:r>
      <w:r w:rsidRPr="007C3A8C">
        <w:rPr>
          <w:rFonts w:ascii="Helvetica" w:eastAsia="Times New Roman" w:hAnsi="Helvetica" w:cs="Times New Roman"/>
          <w:noProof/>
          <w:color w:val="373A3C"/>
          <w:sz w:val="24"/>
          <w:szCs w:val="24"/>
          <w:lang w:eastAsia="en-AU"/>
        </w:rPr>
        <w:drawing>
          <wp:inline distT="0" distB="0" distL="0" distR="0" wp14:anchorId="23F200B8" wp14:editId="16124DAA">
            <wp:extent cx="130810" cy="130810"/>
            <wp:effectExtent l="0" t="0" r="2540" b="2540"/>
            <wp:docPr id="7" name="Picture 7" descr="Premium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mium Artic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Perhaps we are in a </w:t>
      </w:r>
      <w:hyperlink r:id="rId39" w:history="1">
        <w:r w:rsidRPr="007C3A8C">
          <w:rPr>
            <w:rFonts w:ascii="Georgia" w:eastAsia="Times New Roman" w:hAnsi="Georgia" w:cs="Times New Roman"/>
            <w:color w:val="3C7EBD"/>
            <w:sz w:val="24"/>
            <w:szCs w:val="24"/>
            <w:u w:val="single"/>
            <w:lang w:eastAsia="en-AU"/>
          </w:rPr>
          <w:t>cosmic void</w:t>
        </w:r>
      </w:hyperlink>
      <w:r w:rsidRPr="007C3A8C">
        <w:rPr>
          <w:rFonts w:ascii="Georgia" w:eastAsia="Times New Roman" w:hAnsi="Georgia" w:cs="Times New Roman"/>
          <w:color w:val="373A3C"/>
          <w:sz w:val="24"/>
          <w:szCs w:val="24"/>
          <w:lang w:eastAsia="en-AU"/>
        </w:rPr>
        <w:t>, a region whose density is below the universal average.</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 xml:space="preserve">If this were the case, we would have to </w:t>
      </w:r>
      <w:proofErr w:type="gramStart"/>
      <w:r w:rsidRPr="007C3A8C">
        <w:rPr>
          <w:rFonts w:ascii="Georgia" w:eastAsia="Times New Roman" w:hAnsi="Georgia" w:cs="Times New Roman"/>
          <w:color w:val="373A3C"/>
          <w:sz w:val="24"/>
          <w:szCs w:val="24"/>
          <w:lang w:eastAsia="en-AU"/>
        </w:rPr>
        <w:t>be inhabiting</w:t>
      </w:r>
      <w:proofErr w:type="gramEnd"/>
      <w:r w:rsidRPr="007C3A8C">
        <w:rPr>
          <w:rFonts w:ascii="Georgia" w:eastAsia="Times New Roman" w:hAnsi="Georgia" w:cs="Times New Roman"/>
          <w:color w:val="373A3C"/>
          <w:sz w:val="24"/>
          <w:szCs w:val="24"/>
          <w:lang w:eastAsia="en-AU"/>
        </w:rPr>
        <w:t xml:space="preserve"> a strange corner of the universe, sitting at the centre of immense emptiness not very unlike anything expected in our </w:t>
      </w:r>
      <w:hyperlink r:id="rId40" w:history="1">
        <w:r w:rsidRPr="007C3A8C">
          <w:rPr>
            <w:rFonts w:ascii="Georgia" w:eastAsia="Times New Roman" w:hAnsi="Georgia" w:cs="Times New Roman"/>
            <w:color w:val="3C7EBD"/>
            <w:sz w:val="24"/>
            <w:szCs w:val="24"/>
            <w:u w:val="single"/>
            <w:lang w:eastAsia="en-AU"/>
          </w:rPr>
          <w:t>cosmological ideas</w:t>
        </w:r>
      </w:hyperlink>
      <w:r w:rsidRPr="007C3A8C">
        <w:rPr>
          <w:rFonts w:ascii="Georgia" w:eastAsia="Times New Roman" w:hAnsi="Georgia" w:cs="Times New Roman"/>
          <w:color w:val="373A3C"/>
          <w:sz w:val="24"/>
          <w:szCs w:val="24"/>
          <w:lang w:eastAsia="en-AU"/>
        </w:rPr>
        <w:t>.</w:t>
      </w:r>
    </w:p>
    <w:p w:rsidR="007C3A8C" w:rsidRPr="007C3A8C" w:rsidRDefault="007C3A8C" w:rsidP="007C3A8C">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energy</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And then there is </w:t>
      </w:r>
      <w:hyperlink r:id="rId41" w:history="1">
        <w:r w:rsidRPr="007C3A8C">
          <w:rPr>
            <w:rFonts w:ascii="Georgia" w:eastAsia="Times New Roman" w:hAnsi="Georgia" w:cs="Times New Roman"/>
            <w:color w:val="3C7EBD"/>
            <w:sz w:val="24"/>
            <w:szCs w:val="24"/>
            <w:u w:val="single"/>
            <w:lang w:eastAsia="en-AU"/>
          </w:rPr>
          <w:t>dark energy</w:t>
        </w:r>
      </w:hyperlink>
      <w:r w:rsidRPr="007C3A8C">
        <w:rPr>
          <w:rFonts w:ascii="Georgia" w:eastAsia="Times New Roman" w:hAnsi="Georgia" w:cs="Times New Roman"/>
          <w:color w:val="373A3C"/>
          <w:sz w:val="24"/>
          <w:szCs w:val="24"/>
          <w:lang w:eastAsia="en-AU"/>
        </w:rPr>
        <w:t>, the dominant </w:t>
      </w:r>
      <w:r w:rsidRPr="007C3A8C">
        <w:rPr>
          <w:rFonts w:ascii="Georgia" w:eastAsia="Times New Roman" w:hAnsi="Georgia" w:cs="Times New Roman"/>
          <w:i/>
          <w:iCs/>
          <w:color w:val="373A3C"/>
          <w:sz w:val="24"/>
          <w:szCs w:val="24"/>
          <w:lang w:eastAsia="en-AU"/>
        </w:rPr>
        <w:t>energy</w:t>
      </w:r>
      <w:r w:rsidRPr="007C3A8C">
        <w:rPr>
          <w:rFonts w:ascii="Georgia" w:eastAsia="Times New Roman" w:hAnsi="Georgia" w:cs="Times New Roman"/>
          <w:color w:val="373A3C"/>
          <w:sz w:val="24"/>
          <w:szCs w:val="24"/>
          <w:lang w:eastAsia="en-AU"/>
        </w:rPr>
        <w:t> in the universe. This component is responsible for accelerating the cosmic expansion, but is assumed to have a very simple form, eternal and unchanging over all of history.</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But what if dark energy is dynamic and evolving, changing its properties as the universe expands? If it changed quite recently (in cosmic terms), the additional expansion could be imprinted on the local universe, but have not yet impacted the global expansion.</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If this is the case, the universe has something to worry about, as this new form of dark energy would be a “</w:t>
      </w:r>
      <w:hyperlink r:id="rId42" w:history="1">
        <w:r w:rsidRPr="007C3A8C">
          <w:rPr>
            <w:rFonts w:ascii="Georgia" w:eastAsia="Times New Roman" w:hAnsi="Georgia" w:cs="Times New Roman"/>
            <w:color w:val="3C7EBD"/>
            <w:sz w:val="24"/>
            <w:szCs w:val="24"/>
            <w:u w:val="single"/>
            <w:lang w:eastAsia="en-AU"/>
          </w:rPr>
          <w:t>phantom</w:t>
        </w:r>
      </w:hyperlink>
      <w:r w:rsidRPr="007C3A8C">
        <w:rPr>
          <w:rFonts w:ascii="Georgia" w:eastAsia="Times New Roman" w:hAnsi="Georgia" w:cs="Times New Roman"/>
          <w:color w:val="373A3C"/>
          <w:sz w:val="24"/>
          <w:szCs w:val="24"/>
          <w:lang w:eastAsia="en-AU"/>
        </w:rPr>
        <w:t>”, driving universal expansion faster and faster into a “</w:t>
      </w:r>
      <w:hyperlink r:id="rId43" w:history="1">
        <w:r w:rsidRPr="007C3A8C">
          <w:rPr>
            <w:rFonts w:ascii="Georgia" w:eastAsia="Times New Roman" w:hAnsi="Georgia" w:cs="Times New Roman"/>
            <w:color w:val="3C7EBD"/>
            <w:sz w:val="24"/>
            <w:szCs w:val="24"/>
            <w:u w:val="single"/>
            <w:lang w:eastAsia="en-AU"/>
          </w:rPr>
          <w:t>big rip</w:t>
        </w:r>
      </w:hyperlink>
      <w:r w:rsidRPr="007C3A8C">
        <w:rPr>
          <w:rFonts w:ascii="Georgia" w:eastAsia="Times New Roman" w:hAnsi="Georgia" w:cs="Times New Roman"/>
          <w:color w:val="373A3C"/>
          <w:sz w:val="24"/>
          <w:szCs w:val="24"/>
          <w:lang w:eastAsia="en-AU"/>
        </w:rPr>
        <w:t>”, which is more dramatic than it sounds.</w:t>
      </w:r>
    </w:p>
    <w:p w:rsidR="007C3A8C" w:rsidRPr="007C3A8C" w:rsidRDefault="007C3A8C" w:rsidP="007C3A8C">
      <w:pPr>
        <w:shd w:val="clear" w:color="auto" w:fill="E5EBE7"/>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noProof/>
          <w:color w:val="3C7EBD"/>
          <w:sz w:val="24"/>
          <w:szCs w:val="24"/>
          <w:lang w:eastAsia="en-AU"/>
        </w:rPr>
        <w:lastRenderedPageBreak/>
        <w:drawing>
          <wp:inline distT="0" distB="0" distL="0" distR="0" wp14:anchorId="6EF0262E" wp14:editId="0DF5A14F">
            <wp:extent cx="7184390" cy="4985385"/>
            <wp:effectExtent l="0" t="0" r="0" b="5715"/>
            <wp:docPr id="8" name="Picture 8" descr="https://62e528761d0685343e1c-f3d1b99a743ffa4142d9d7f1978d9686.ssl.cf2.rackcdn.com/files/125320/width754/image-20160606-25985-3ass74.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62e528761d0685343e1c-f3d1b99a743ffa4142d9d7f1978d9686.ssl.cf2.rackcdn.com/files/125320/width754/image-20160606-25985-3ass74.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84390" cy="4985385"/>
                    </a:xfrm>
                    <a:prstGeom prst="rect">
                      <a:avLst/>
                    </a:prstGeom>
                    <a:noFill/>
                    <a:ln>
                      <a:noFill/>
                    </a:ln>
                  </pic:spPr>
                </pic:pic>
              </a:graphicData>
            </a:graphic>
          </wp:inline>
        </w:drawing>
      </w:r>
      <w:proofErr w:type="gramStart"/>
      <w:r w:rsidRPr="007C3A8C">
        <w:rPr>
          <w:rFonts w:ascii="Helvetica" w:eastAsia="Times New Roman" w:hAnsi="Helvetica" w:cs="Times New Roman"/>
          <w:color w:val="373A3C"/>
          <w:sz w:val="24"/>
          <w:szCs w:val="24"/>
          <w:lang w:eastAsia="en-AU"/>
        </w:rPr>
        <w:t>A diagram representing the evolution of the universe, starting with the Big Bang to present day.</w:t>
      </w:r>
      <w:proofErr w:type="gramEnd"/>
      <w:r w:rsidRPr="007C3A8C">
        <w:rPr>
          <w:rFonts w:ascii="Helvetica" w:eastAsia="Times New Roman" w:hAnsi="Helvetica" w:cs="Times New Roman"/>
          <w:color w:val="373A3C"/>
          <w:sz w:val="24"/>
          <w:szCs w:val="24"/>
          <w:lang w:eastAsia="en-AU"/>
        </w:rPr>
        <w:t xml:space="preserve"> The red arrow marks the flow of time. New research suggests it’s expanding even faster than shown here. NASA/GSFC</w:t>
      </w:r>
    </w:p>
    <w:p w:rsidR="007C3A8C" w:rsidRPr="007C3A8C" w:rsidRDefault="007C3A8C" w:rsidP="007C3A8C">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radiation</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Another potential solution is “dark radiation”, which consists of hyper-fast particles that zipped around in the early universe.</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 xml:space="preserve">While there is no single definition on what constitutes dark radiation, a favoured candidate is a new member of </w:t>
      </w:r>
      <w:proofErr w:type="spellStart"/>
      <w:r w:rsidRPr="007C3A8C">
        <w:rPr>
          <w:rFonts w:ascii="Georgia" w:eastAsia="Times New Roman" w:hAnsi="Georgia" w:cs="Times New Roman"/>
          <w:color w:val="373A3C"/>
          <w:sz w:val="24"/>
          <w:szCs w:val="24"/>
          <w:lang w:eastAsia="en-AU"/>
        </w:rPr>
        <w:t>the</w:t>
      </w:r>
      <w:hyperlink r:id="rId46" w:history="1">
        <w:r w:rsidRPr="007C3A8C">
          <w:rPr>
            <w:rFonts w:ascii="Georgia" w:eastAsia="Times New Roman" w:hAnsi="Georgia" w:cs="Times New Roman"/>
            <w:color w:val="3C7EBD"/>
            <w:sz w:val="24"/>
            <w:szCs w:val="24"/>
            <w:u w:val="single"/>
            <w:lang w:eastAsia="en-AU"/>
          </w:rPr>
          <w:t>neutrino</w:t>
        </w:r>
        <w:proofErr w:type="spellEnd"/>
        <w:r w:rsidRPr="007C3A8C">
          <w:rPr>
            <w:rFonts w:ascii="Georgia" w:eastAsia="Times New Roman" w:hAnsi="Georgia" w:cs="Times New Roman"/>
            <w:color w:val="3C7EBD"/>
            <w:sz w:val="24"/>
            <w:szCs w:val="24"/>
            <w:u w:val="single"/>
            <w:lang w:eastAsia="en-AU"/>
          </w:rPr>
          <w:t xml:space="preserve"> family</w:t>
        </w:r>
      </w:hyperlink>
      <w:r w:rsidRPr="007C3A8C">
        <w:rPr>
          <w:rFonts w:ascii="Georgia" w:eastAsia="Times New Roman" w:hAnsi="Georgia" w:cs="Times New Roman"/>
          <w:color w:val="373A3C"/>
          <w:sz w:val="24"/>
          <w:szCs w:val="24"/>
          <w:lang w:eastAsia="en-AU"/>
        </w:rPr>
        <w:t>, affectionately known as </w:t>
      </w:r>
      <w:hyperlink r:id="rId47" w:history="1">
        <w:r w:rsidRPr="007C3A8C">
          <w:rPr>
            <w:rFonts w:ascii="Georgia" w:eastAsia="Times New Roman" w:hAnsi="Georgia" w:cs="Times New Roman"/>
            <w:color w:val="3C7EBD"/>
            <w:sz w:val="24"/>
            <w:szCs w:val="24"/>
            <w:u w:val="single"/>
            <w:lang w:eastAsia="en-AU"/>
          </w:rPr>
          <w:t>sterile neutrinos</w:t>
        </w:r>
      </w:hyperlink>
      <w:r w:rsidRPr="007C3A8C">
        <w:rPr>
          <w:rFonts w:ascii="Georgia" w:eastAsia="Times New Roman" w:hAnsi="Georgia" w:cs="Times New Roman"/>
          <w:color w:val="373A3C"/>
          <w:sz w:val="24"/>
          <w:szCs w:val="24"/>
          <w:lang w:eastAsia="en-AU"/>
        </w:rPr>
        <w:t>.</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While dark radiation is theoretical, there is little observational evidence for its existence. But if it had been present in the early universe, it would have influenced the early expansion of the universe, which would still be imprinted on the global value of the Hubble constant, but would now be washed out of the local value.</w:t>
      </w:r>
    </w:p>
    <w:p w:rsidR="007C3A8C" w:rsidRPr="007C3A8C" w:rsidRDefault="007C3A8C" w:rsidP="007C3A8C">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gravity</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The potential solutions so far have considered modifying the properties of components in the universe, but there is the more drastic alternative: </w:t>
      </w:r>
      <w:hyperlink r:id="rId48" w:history="1">
        <w:r w:rsidRPr="007C3A8C">
          <w:rPr>
            <w:rFonts w:ascii="Georgia" w:eastAsia="Times New Roman" w:hAnsi="Georgia" w:cs="Times New Roman"/>
            <w:color w:val="3C7EBD"/>
            <w:sz w:val="24"/>
            <w:szCs w:val="24"/>
            <w:u w:val="single"/>
            <w:lang w:eastAsia="en-AU"/>
          </w:rPr>
          <w:t>dark gravity</w:t>
        </w:r>
      </w:hyperlink>
      <w:r w:rsidRPr="007C3A8C">
        <w:rPr>
          <w:rFonts w:ascii="Georgia" w:eastAsia="Times New Roman" w:hAnsi="Georgia" w:cs="Times New Roman"/>
          <w:color w:val="373A3C"/>
          <w:sz w:val="24"/>
          <w:szCs w:val="24"/>
          <w:lang w:eastAsia="en-AU"/>
        </w:rPr>
        <w:t>.</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lastRenderedPageBreak/>
        <w:t>This suggests that we don’t fully understand the fundamental nature of the universe, and that gravity does not follow the rules laid out by </w:t>
      </w:r>
      <w:hyperlink r:id="rId49" w:history="1">
        <w:r w:rsidRPr="007C3A8C">
          <w:rPr>
            <w:rFonts w:ascii="Georgia" w:eastAsia="Times New Roman" w:hAnsi="Georgia" w:cs="Times New Roman"/>
            <w:color w:val="3C7EBD"/>
            <w:sz w:val="24"/>
            <w:szCs w:val="24"/>
            <w:u w:val="single"/>
            <w:lang w:eastAsia="en-AU"/>
          </w:rPr>
          <w:t>Albert Einstein</w:t>
        </w:r>
      </w:hyperlink>
      <w:r w:rsidRPr="007C3A8C">
        <w:rPr>
          <w:rFonts w:ascii="Georgia" w:eastAsia="Times New Roman" w:hAnsi="Georgia" w:cs="Times New Roman"/>
          <w:color w:val="373A3C"/>
          <w:sz w:val="24"/>
          <w:szCs w:val="24"/>
          <w:lang w:eastAsia="en-AU"/>
        </w:rPr>
        <w:t> in his </w:t>
      </w:r>
      <w:hyperlink r:id="rId50" w:history="1">
        <w:r w:rsidRPr="007C3A8C">
          <w:rPr>
            <w:rFonts w:ascii="Georgia" w:eastAsia="Times New Roman" w:hAnsi="Georgia" w:cs="Times New Roman"/>
            <w:color w:val="3C7EBD"/>
            <w:sz w:val="24"/>
            <w:szCs w:val="24"/>
            <w:u w:val="single"/>
            <w:lang w:eastAsia="en-AU"/>
          </w:rPr>
          <w:t>general theory of relativity</w:t>
        </w:r>
      </w:hyperlink>
      <w:r w:rsidRPr="007C3A8C">
        <w:rPr>
          <w:rFonts w:ascii="Georgia" w:eastAsia="Times New Roman" w:hAnsi="Georgia" w:cs="Times New Roman"/>
          <w:color w:val="373A3C"/>
          <w:sz w:val="24"/>
          <w:szCs w:val="24"/>
          <w:lang w:eastAsia="en-AU"/>
        </w:rPr>
        <w:t>.</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Such theories of </w:t>
      </w:r>
      <w:hyperlink r:id="rId51" w:history="1">
        <w:r w:rsidRPr="007C3A8C">
          <w:rPr>
            <w:rFonts w:ascii="Georgia" w:eastAsia="Times New Roman" w:hAnsi="Georgia" w:cs="Times New Roman"/>
            <w:color w:val="3C7EBD"/>
            <w:sz w:val="24"/>
            <w:szCs w:val="24"/>
            <w:u w:val="single"/>
            <w:lang w:eastAsia="en-AU"/>
          </w:rPr>
          <w:t>modified gravity</w:t>
        </w:r>
      </w:hyperlink>
      <w:r w:rsidRPr="007C3A8C">
        <w:rPr>
          <w:rFonts w:ascii="Georgia" w:eastAsia="Times New Roman" w:hAnsi="Georgia" w:cs="Times New Roman"/>
          <w:color w:val="373A3C"/>
          <w:sz w:val="24"/>
          <w:szCs w:val="24"/>
          <w:lang w:eastAsia="en-AU"/>
        </w:rPr>
        <w:t> have existed for a long time, and come in many forms, and it is not clear how we deduce the impact of such gravity on the universal expansion.</w:t>
      </w:r>
    </w:p>
    <w:p w:rsidR="007C3A8C" w:rsidRPr="007C3A8C" w:rsidRDefault="007C3A8C" w:rsidP="007C3A8C">
      <w:pPr>
        <w:shd w:val="clear" w:color="auto" w:fill="E5EBE7"/>
        <w:spacing w:after="100" w:afterAutospacing="1" w:line="240" w:lineRule="auto"/>
        <w:outlineLvl w:val="1"/>
        <w:rPr>
          <w:rFonts w:ascii="Helvetica" w:eastAsia="Times New Roman" w:hAnsi="Helvetica" w:cs="Times New Roman"/>
          <w:color w:val="373A3C"/>
          <w:sz w:val="31"/>
          <w:szCs w:val="31"/>
          <w:lang w:eastAsia="en-AU"/>
        </w:rPr>
      </w:pPr>
      <w:r w:rsidRPr="007C3A8C">
        <w:rPr>
          <w:rFonts w:ascii="Helvetica" w:eastAsia="Times New Roman" w:hAnsi="Helvetica" w:cs="Times New Roman"/>
          <w:color w:val="373A3C"/>
          <w:sz w:val="31"/>
          <w:szCs w:val="31"/>
          <w:lang w:eastAsia="en-AU"/>
        </w:rPr>
        <w:t>Dark speculations</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So there are several alternatives that could potentially explain the discrepancy between the local and global measurements of the Hubble constant. Which one is correct?</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At the moment, the observations are rather raw and do not discriminate between the possibilities. And so we enter the realm of theoretical speculation, where ideas are tried and discarded until viable explanations are discovered.</w:t>
      </w:r>
    </w:p>
    <w:p w:rsidR="007C3A8C" w:rsidRPr="007C3A8C" w:rsidRDefault="007C3A8C" w:rsidP="007C3A8C">
      <w:pPr>
        <w:shd w:val="clear" w:color="auto" w:fill="E5EBE7"/>
        <w:spacing w:after="75" w:line="240" w:lineRule="auto"/>
        <w:jc w:val="center"/>
        <w:textAlignment w:val="baseline"/>
        <w:rPr>
          <w:rFonts w:ascii="Helvetica" w:eastAsia="Times New Roman" w:hAnsi="Helvetica" w:cs="Times New Roman"/>
          <w:caps/>
          <w:color w:val="888889"/>
          <w:spacing w:val="15"/>
          <w:sz w:val="15"/>
          <w:szCs w:val="15"/>
          <w:lang w:eastAsia="en-AU"/>
        </w:rPr>
      </w:pPr>
      <w:r w:rsidRPr="007C3A8C">
        <w:rPr>
          <w:rFonts w:ascii="Helvetica" w:eastAsia="Times New Roman" w:hAnsi="Helvetica" w:cs="Times New Roman"/>
          <w:caps/>
          <w:color w:val="888889"/>
          <w:spacing w:val="15"/>
          <w:sz w:val="15"/>
          <w:szCs w:val="15"/>
          <w:lang w:eastAsia="en-AU"/>
        </w:rPr>
        <w:t>RECOMMENDED</w:t>
      </w:r>
    </w:p>
    <w:p w:rsidR="007C3A8C" w:rsidRPr="007C3A8C" w:rsidRDefault="007C3A8C" w:rsidP="007C3A8C">
      <w:pPr>
        <w:shd w:val="clear" w:color="auto" w:fill="E5EBE7"/>
        <w:spacing w:after="0" w:line="360" w:lineRule="atLeast"/>
        <w:rPr>
          <w:rFonts w:ascii="Helvetica" w:eastAsia="Times New Roman" w:hAnsi="Helvetica" w:cs="Times New Roman"/>
          <w:color w:val="373A3C"/>
          <w:sz w:val="24"/>
          <w:szCs w:val="24"/>
          <w:lang w:eastAsia="en-AU"/>
        </w:rPr>
      </w:pPr>
    </w:p>
    <w:p w:rsidR="007C3A8C" w:rsidRPr="007C3A8C" w:rsidRDefault="007C3A8C" w:rsidP="007C3A8C">
      <w:pPr>
        <w:shd w:val="clear" w:color="auto" w:fill="FFFFFF"/>
        <w:spacing w:after="0" w:line="360" w:lineRule="atLeast"/>
        <w:rPr>
          <w:rFonts w:ascii="Times New Roman" w:eastAsia="Times New Roman" w:hAnsi="Times New Roman" w:cs="Times New Roman"/>
          <w:color w:val="818A91"/>
          <w:sz w:val="24"/>
          <w:szCs w:val="24"/>
          <w:lang w:eastAsia="en-AU"/>
        </w:rPr>
      </w:pP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"https://cosmosmagazine.com/physics/problem-dark-matter" </w:instrText>
      </w:r>
      <w:r w:rsidRPr="007C3A8C">
        <w:rPr>
          <w:rFonts w:ascii="Helvetica" w:eastAsia="Times New Roman" w:hAnsi="Helvetica" w:cs="Times New Roman"/>
          <w:color w:val="373A3C"/>
          <w:sz w:val="24"/>
          <w:szCs w:val="24"/>
          <w:lang w:eastAsia="en-AU"/>
        </w:rPr>
        <w:fldChar w:fldCharType="separate"/>
      </w:r>
    </w:p>
    <w:p w:rsidR="007C3A8C" w:rsidRPr="007C3A8C" w:rsidRDefault="007C3A8C" w:rsidP="007C3A8C">
      <w:pPr>
        <w:shd w:val="clear" w:color="auto" w:fill="FFFFFF"/>
        <w:spacing w:before="100" w:beforeAutospacing="1" w:after="100" w:afterAutospacing="1" w:line="240" w:lineRule="auto"/>
        <w:outlineLvl w:val="0"/>
        <w:rPr>
          <w:rFonts w:ascii="Georgia" w:eastAsia="Times New Roman" w:hAnsi="Georgia" w:cs="Times New Roman"/>
          <w:kern w:val="36"/>
          <w:sz w:val="27"/>
          <w:szCs w:val="27"/>
          <w:lang w:eastAsia="en-AU"/>
        </w:rPr>
      </w:pPr>
      <w:r w:rsidRPr="007C3A8C">
        <w:rPr>
          <w:rFonts w:ascii="Georgia" w:eastAsia="Times New Roman" w:hAnsi="Georgia" w:cs="Times New Roman"/>
          <w:color w:val="818A91"/>
          <w:kern w:val="36"/>
          <w:sz w:val="27"/>
          <w:szCs w:val="27"/>
          <w:lang w:eastAsia="en-AU"/>
        </w:rPr>
        <w:t>The problem with dark matter</w:t>
      </w:r>
    </w:p>
    <w:p w:rsidR="007C3A8C" w:rsidRPr="007C3A8C" w:rsidRDefault="007C3A8C" w:rsidP="007C3A8C">
      <w:pPr>
        <w:shd w:val="clear" w:color="auto" w:fill="FFFFFF"/>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color w:val="373A3C"/>
          <w:sz w:val="24"/>
          <w:szCs w:val="24"/>
          <w:lang w:eastAsia="en-AU"/>
        </w:rPr>
        <w:fldChar w:fldCharType="end"/>
      </w:r>
    </w:p>
    <w:p w:rsidR="007C3A8C" w:rsidRPr="007C3A8C" w:rsidRDefault="007C3A8C" w:rsidP="007C3A8C">
      <w:pPr>
        <w:shd w:val="clear" w:color="auto" w:fill="FFFFFF"/>
        <w:spacing w:after="0" w:line="360" w:lineRule="atLeast"/>
        <w:rPr>
          <w:rFonts w:ascii="Helvetica" w:eastAsia="Times New Roman" w:hAnsi="Helvetica" w:cs="Times New Roman"/>
          <w:color w:val="373A3C"/>
          <w:sz w:val="24"/>
          <w:szCs w:val="24"/>
          <w:lang w:eastAsia="en-AU"/>
        </w:rPr>
      </w:pPr>
      <w:hyperlink r:id="rId52" w:history="1">
        <w:r w:rsidRPr="007C3A8C">
          <w:rPr>
            <w:rFonts w:ascii="Helvetica" w:eastAsia="Times New Roman" w:hAnsi="Helvetica" w:cs="Times New Roman"/>
            <w:caps/>
            <w:color w:val="000000"/>
            <w:spacing w:val="15"/>
            <w:sz w:val="15"/>
            <w:szCs w:val="15"/>
            <w:u w:val="single"/>
            <w:lang w:eastAsia="en-AU"/>
          </w:rPr>
          <w:t>PHYSICS</w:t>
        </w:r>
      </w:hyperlink>
      <w:r w:rsidRPr="007C3A8C">
        <w:rPr>
          <w:rFonts w:ascii="Helvetica" w:eastAsia="Times New Roman" w:hAnsi="Helvetica" w:cs="Times New Roman"/>
          <w:color w:val="373A3C"/>
          <w:sz w:val="24"/>
          <w:szCs w:val="24"/>
          <w:lang w:eastAsia="en-AU"/>
        </w:rPr>
        <w:t> </w:t>
      </w:r>
      <w:r w:rsidRPr="007C3A8C">
        <w:rPr>
          <w:rFonts w:ascii="Helvetica" w:eastAsia="Times New Roman" w:hAnsi="Helvetica" w:cs="Times New Roman"/>
          <w:noProof/>
          <w:color w:val="373A3C"/>
          <w:sz w:val="24"/>
          <w:szCs w:val="24"/>
          <w:lang w:eastAsia="en-AU"/>
        </w:rPr>
        <w:drawing>
          <wp:inline distT="0" distB="0" distL="0" distR="0" wp14:anchorId="5A7646E8" wp14:editId="068B29CC">
            <wp:extent cx="130810" cy="130810"/>
            <wp:effectExtent l="0" t="0" r="2540" b="2540"/>
            <wp:docPr id="10" name="Picture 10" descr="Premium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mium Artic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At the same time, astronomers will seek more data, and will continue to tie down calibrations and methods. This brings us to our final possibility.</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 xml:space="preserve">No observations are perfect, and much of science is about understanding the uncertainties of measurements. Scientists can generally </w:t>
      </w:r>
      <w:proofErr w:type="gramStart"/>
      <w:r w:rsidRPr="007C3A8C">
        <w:rPr>
          <w:rFonts w:ascii="Georgia" w:eastAsia="Times New Roman" w:hAnsi="Georgia" w:cs="Times New Roman"/>
          <w:color w:val="373A3C"/>
          <w:sz w:val="24"/>
          <w:szCs w:val="24"/>
          <w:lang w:eastAsia="en-AU"/>
        </w:rPr>
        <w:t>wrangle</w:t>
      </w:r>
      <w:proofErr w:type="gramEnd"/>
      <w:r w:rsidRPr="007C3A8C">
        <w:rPr>
          <w:rFonts w:ascii="Georgia" w:eastAsia="Times New Roman" w:hAnsi="Georgia" w:cs="Times New Roman"/>
          <w:color w:val="373A3C"/>
          <w:sz w:val="24"/>
          <w:szCs w:val="24"/>
          <w:lang w:eastAsia="en-AU"/>
        </w:rPr>
        <w:t> </w:t>
      </w:r>
      <w:hyperlink r:id="rId53" w:history="1">
        <w:r w:rsidRPr="007C3A8C">
          <w:rPr>
            <w:rFonts w:ascii="Georgia" w:eastAsia="Times New Roman" w:hAnsi="Georgia" w:cs="Times New Roman"/>
            <w:color w:val="3C7EBD"/>
            <w:sz w:val="24"/>
            <w:szCs w:val="24"/>
            <w:u w:val="single"/>
            <w:lang w:eastAsia="en-AU"/>
          </w:rPr>
          <w:t>random errors</w:t>
        </w:r>
      </w:hyperlink>
      <w:r w:rsidRPr="007C3A8C">
        <w:rPr>
          <w:rFonts w:ascii="Georgia" w:eastAsia="Times New Roman" w:hAnsi="Georgia" w:cs="Times New Roman"/>
          <w:color w:val="373A3C"/>
          <w:sz w:val="24"/>
          <w:szCs w:val="24"/>
          <w:lang w:eastAsia="en-AU"/>
        </w:rPr>
        <w:t> and understand how uncertainties in measurement impact uncertainties in results.</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But there is another uncertainty: the </w:t>
      </w:r>
      <w:hyperlink r:id="rId54" w:history="1">
        <w:r w:rsidRPr="007C3A8C">
          <w:rPr>
            <w:rFonts w:ascii="Georgia" w:eastAsia="Times New Roman" w:hAnsi="Georgia" w:cs="Times New Roman"/>
            <w:color w:val="3C7EBD"/>
            <w:sz w:val="24"/>
            <w:szCs w:val="24"/>
            <w:u w:val="single"/>
            <w:lang w:eastAsia="en-AU"/>
          </w:rPr>
          <w:t>systematic error</w:t>
        </w:r>
      </w:hyperlink>
      <w:r w:rsidRPr="007C3A8C">
        <w:rPr>
          <w:rFonts w:ascii="Georgia" w:eastAsia="Times New Roman" w:hAnsi="Georgia" w:cs="Times New Roman"/>
          <w:color w:val="373A3C"/>
          <w:sz w:val="24"/>
          <w:szCs w:val="24"/>
          <w:lang w:eastAsia="en-AU"/>
        </w:rPr>
        <w:t>, which can strike fear into a researcher. Instead of scattering results, systematic errors shift all results one way or another.</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Systematic errors can also influence astronomical distance measures. And if they propagate through the distance ladder, they could potentially shift the local measurement of the Hubble constant away from the global value.</w:t>
      </w:r>
    </w:p>
    <w:p w:rsidR="007C3A8C" w:rsidRPr="007C3A8C" w:rsidRDefault="007C3A8C" w:rsidP="007C3A8C">
      <w:pPr>
        <w:shd w:val="clear" w:color="auto" w:fill="E5EBE7"/>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 xml:space="preserve">With new data and methods, this tension may evaporate. Some astronomers are already suggesting that this is </w:t>
      </w:r>
      <w:proofErr w:type="spellStart"/>
      <w:r w:rsidRPr="007C3A8C">
        <w:rPr>
          <w:rFonts w:ascii="Georgia" w:eastAsia="Times New Roman" w:hAnsi="Georgia" w:cs="Times New Roman"/>
          <w:color w:val="373A3C"/>
          <w:sz w:val="24"/>
          <w:szCs w:val="24"/>
          <w:lang w:eastAsia="en-AU"/>
        </w:rPr>
        <w:t>a</w:t>
      </w:r>
      <w:hyperlink r:id="rId55" w:history="1">
        <w:r w:rsidRPr="007C3A8C">
          <w:rPr>
            <w:rFonts w:ascii="Georgia" w:eastAsia="Times New Roman" w:hAnsi="Georgia" w:cs="Times New Roman"/>
            <w:color w:val="3C7EBD"/>
            <w:sz w:val="24"/>
            <w:szCs w:val="24"/>
            <w:u w:val="single"/>
            <w:lang w:eastAsia="en-AU"/>
          </w:rPr>
          <w:t>“more</w:t>
        </w:r>
        <w:proofErr w:type="spellEnd"/>
        <w:r w:rsidRPr="007C3A8C">
          <w:rPr>
            <w:rFonts w:ascii="Georgia" w:eastAsia="Times New Roman" w:hAnsi="Georgia" w:cs="Times New Roman"/>
            <w:color w:val="3C7EBD"/>
            <w:sz w:val="24"/>
            <w:szCs w:val="24"/>
            <w:u w:val="single"/>
            <w:lang w:eastAsia="en-AU"/>
          </w:rPr>
          <w:t xml:space="preserve"> reasonable explanation”</w:t>
        </w:r>
      </w:hyperlink>
      <w:r w:rsidRPr="007C3A8C">
        <w:rPr>
          <w:rFonts w:ascii="Georgia" w:eastAsia="Times New Roman" w:hAnsi="Georgia" w:cs="Times New Roman"/>
          <w:color w:val="373A3C"/>
          <w:sz w:val="24"/>
          <w:szCs w:val="24"/>
          <w:lang w:eastAsia="en-AU"/>
        </w:rPr>
        <w:t>.</w:t>
      </w:r>
    </w:p>
    <w:p w:rsidR="00746ED4" w:rsidRDefault="00746ED4">
      <w:r>
        <w:br w:type="page"/>
      </w:r>
    </w:p>
    <w:p w:rsidR="00746ED4" w:rsidRPr="00746ED4" w:rsidRDefault="00746ED4" w:rsidP="00746ED4">
      <w:pPr>
        <w:shd w:val="clear" w:color="auto" w:fill="E5EBE7"/>
        <w:spacing w:after="0" w:line="360" w:lineRule="atLeast"/>
        <w:rPr>
          <w:rFonts w:ascii="Helvetica" w:eastAsia="Times New Roman" w:hAnsi="Helvetica" w:cs="Times New Roman"/>
          <w:color w:val="373A3C"/>
          <w:sz w:val="24"/>
          <w:szCs w:val="24"/>
          <w:lang w:eastAsia="en-AU"/>
        </w:rPr>
      </w:pPr>
      <w:hyperlink r:id="rId56" w:history="1">
        <w:r w:rsidRPr="00746ED4">
          <w:rPr>
            <w:rFonts w:ascii="Helvetica" w:eastAsia="Times New Roman" w:hAnsi="Helvetica" w:cs="Times New Roman"/>
            <w:caps/>
            <w:color w:val="888889"/>
            <w:spacing w:val="15"/>
            <w:sz w:val="15"/>
            <w:szCs w:val="15"/>
            <w:u w:val="single"/>
            <w:lang w:eastAsia="en-AU"/>
          </w:rPr>
          <w:t>EXPLAINER</w:t>
        </w:r>
      </w:hyperlink>
      <w:r w:rsidRPr="00746ED4">
        <w:rPr>
          <w:rFonts w:ascii="Helvetica" w:eastAsia="Times New Roman" w:hAnsi="Helvetica" w:cs="Times New Roman"/>
          <w:color w:val="373A3C"/>
          <w:sz w:val="24"/>
          <w:szCs w:val="24"/>
          <w:lang w:eastAsia="en-AU"/>
        </w:rPr>
        <w:t> </w:t>
      </w:r>
      <w:hyperlink r:id="rId57" w:history="1">
        <w:r w:rsidRPr="00746ED4">
          <w:rPr>
            <w:rFonts w:ascii="Helvetica" w:eastAsia="Times New Roman" w:hAnsi="Helvetica" w:cs="Times New Roman"/>
            <w:caps/>
            <w:color w:val="365162"/>
            <w:spacing w:val="15"/>
            <w:sz w:val="15"/>
            <w:szCs w:val="15"/>
            <w:u w:val="single"/>
            <w:lang w:eastAsia="en-AU"/>
          </w:rPr>
          <w:t>PHYSICS</w:t>
        </w:r>
      </w:hyperlink>
      <w:r w:rsidRPr="00746ED4">
        <w:rPr>
          <w:rFonts w:ascii="Helvetica" w:eastAsia="Times New Roman" w:hAnsi="Helvetica" w:cs="Times New Roman"/>
          <w:color w:val="373A3C"/>
          <w:sz w:val="24"/>
          <w:szCs w:val="24"/>
          <w:lang w:eastAsia="en-AU"/>
        </w:rPr>
        <w:t> </w:t>
      </w:r>
      <w:r w:rsidRPr="00746ED4">
        <w:rPr>
          <w:rFonts w:ascii="Helvetica" w:eastAsia="Times New Roman" w:hAnsi="Helvetica" w:cs="Times New Roman"/>
          <w:caps/>
          <w:color w:val="888889"/>
          <w:spacing w:val="15"/>
          <w:sz w:val="15"/>
          <w:szCs w:val="15"/>
          <w:lang w:eastAsia="en-AU"/>
        </w:rPr>
        <w:t>09 MAY 2016</w:t>
      </w:r>
    </w:p>
    <w:p w:rsidR="00746ED4" w:rsidRPr="00746ED4" w:rsidRDefault="00746ED4" w:rsidP="00746ED4">
      <w:pPr>
        <w:shd w:val="clear" w:color="auto" w:fill="E5EBE7"/>
        <w:spacing w:after="0" w:line="360" w:lineRule="atLeast"/>
        <w:rPr>
          <w:rFonts w:ascii="Helvetica" w:eastAsia="Times New Roman" w:hAnsi="Helvetica" w:cs="Times New Roman"/>
          <w:color w:val="373A3C"/>
          <w:sz w:val="24"/>
          <w:szCs w:val="24"/>
          <w:lang w:eastAsia="en-AU"/>
        </w:rPr>
      </w:pPr>
      <w:r w:rsidRPr="00746ED4">
        <w:rPr>
          <w:rFonts w:ascii="Helvetica" w:eastAsia="Times New Roman" w:hAnsi="Helvetica" w:cs="Times New Roman"/>
          <w:caps/>
          <w:color w:val="888889"/>
          <w:spacing w:val="15"/>
          <w:sz w:val="15"/>
          <w:szCs w:val="15"/>
          <w:lang w:eastAsia="en-AU"/>
        </w:rPr>
        <w:t>6 MINUTE READ </w:t>
      </w:r>
      <w:r w:rsidRPr="00746ED4">
        <w:rPr>
          <w:rFonts w:ascii="Helvetica" w:eastAsia="Times New Roman" w:hAnsi="Helvetica" w:cs="Times New Roman"/>
          <w:color w:val="373A3C"/>
          <w:sz w:val="24"/>
          <w:szCs w:val="24"/>
          <w:lang w:eastAsia="en-AU"/>
        </w:rPr>
        <w:t> </w:t>
      </w:r>
    </w:p>
    <w:p w:rsidR="00746ED4" w:rsidRPr="00746ED4" w:rsidRDefault="00746ED4" w:rsidP="00746ED4">
      <w:pPr>
        <w:shd w:val="clear" w:color="auto" w:fill="E5EBE7"/>
        <w:spacing w:after="0" w:line="360" w:lineRule="atLeast"/>
        <w:textAlignment w:val="center"/>
        <w:rPr>
          <w:rFonts w:ascii="Helvetica" w:eastAsia="Times New Roman" w:hAnsi="Helvetica" w:cs="Times New Roman"/>
          <w:color w:val="373A3C"/>
          <w:sz w:val="24"/>
          <w:szCs w:val="24"/>
          <w:lang w:eastAsia="en-AU"/>
        </w:rPr>
      </w:pPr>
      <w:r w:rsidRPr="00746ED4">
        <w:rPr>
          <w:rFonts w:ascii="Helvetica" w:eastAsia="Times New Roman" w:hAnsi="Helvetica" w:cs="Times New Roman"/>
          <w:color w:val="373A3C"/>
          <w:sz w:val="24"/>
          <w:szCs w:val="24"/>
          <w:lang w:eastAsia="en-AU"/>
        </w:rPr>
        <w:t>READ LATER</w:t>
      </w:r>
      <w:r w:rsidRPr="00746ED4">
        <w:rPr>
          <w:rFonts w:ascii="Helvetica" w:eastAsia="Times New Roman" w:hAnsi="Helvetica" w:cs="Times New Roman"/>
          <w:color w:val="373A3C"/>
          <w:sz w:val="24"/>
          <w:szCs w:val="24"/>
          <w:bdr w:val="none" w:sz="0" w:space="0" w:color="auto" w:frame="1"/>
          <w:lang w:eastAsia="en-AU"/>
        </w:rPr>
        <w:t>TOGGLE DROPDOWN</w:t>
      </w:r>
    </w:p>
    <w:p w:rsidR="00746ED4" w:rsidRPr="00746ED4" w:rsidRDefault="00746ED4" w:rsidP="00746ED4">
      <w:pPr>
        <w:shd w:val="clear" w:color="auto" w:fill="E5EBE7"/>
        <w:spacing w:after="0" w:line="360" w:lineRule="atLeast"/>
        <w:rPr>
          <w:rFonts w:ascii="Helvetica" w:eastAsia="Times New Roman" w:hAnsi="Helvetica" w:cs="Times New Roman"/>
          <w:color w:val="373A3C"/>
          <w:sz w:val="24"/>
          <w:szCs w:val="24"/>
          <w:lang w:eastAsia="en-AU"/>
        </w:rPr>
      </w:pPr>
      <w:r w:rsidRPr="00746ED4">
        <w:rPr>
          <w:rFonts w:ascii="Helvetica" w:eastAsia="Times New Roman" w:hAnsi="Helvetica" w:cs="Times New Roman"/>
          <w:color w:val="373A3C"/>
          <w:sz w:val="24"/>
          <w:szCs w:val="24"/>
          <w:lang w:eastAsia="en-AU"/>
        </w:rPr>
        <w:t> </w:t>
      </w:r>
    </w:p>
    <w:p w:rsidR="00746ED4" w:rsidRPr="00746ED4" w:rsidRDefault="00746ED4" w:rsidP="00746ED4">
      <w:pPr>
        <w:shd w:val="clear" w:color="auto" w:fill="E5EBE7"/>
        <w:spacing w:after="0" w:line="360" w:lineRule="atLeast"/>
        <w:textAlignment w:val="center"/>
        <w:rPr>
          <w:rFonts w:ascii="Helvetica" w:eastAsia="Times New Roman" w:hAnsi="Helvetica" w:cs="Times New Roman"/>
          <w:color w:val="373A3C"/>
          <w:sz w:val="24"/>
          <w:szCs w:val="24"/>
          <w:lang w:eastAsia="en-AU"/>
        </w:rPr>
      </w:pPr>
      <w:r w:rsidRPr="00746ED4">
        <w:rPr>
          <w:rFonts w:ascii="Helvetica" w:eastAsia="Times New Roman" w:hAnsi="Helvetica" w:cs="Times New Roman"/>
          <w:color w:val="373A3C"/>
          <w:sz w:val="24"/>
          <w:szCs w:val="24"/>
          <w:lang w:eastAsia="en-AU"/>
        </w:rPr>
        <w:t>SHARE TO</w:t>
      </w:r>
      <w:r w:rsidRPr="00746ED4">
        <w:rPr>
          <w:rFonts w:ascii="Helvetica" w:eastAsia="Times New Roman" w:hAnsi="Helvetica" w:cs="Times New Roman"/>
          <w:color w:val="373A3C"/>
          <w:sz w:val="24"/>
          <w:szCs w:val="24"/>
          <w:bdr w:val="none" w:sz="0" w:space="0" w:color="auto" w:frame="1"/>
          <w:lang w:eastAsia="en-AU"/>
        </w:rPr>
        <w:t>TOGGLE DROPDOWN</w:t>
      </w:r>
    </w:p>
    <w:p w:rsidR="00746ED4" w:rsidRPr="00746ED4" w:rsidRDefault="00746ED4" w:rsidP="00746ED4">
      <w:pPr>
        <w:shd w:val="clear" w:color="auto" w:fill="E5EBE7"/>
        <w:spacing w:before="300" w:after="0" w:line="240" w:lineRule="auto"/>
        <w:outlineLvl w:val="0"/>
        <w:rPr>
          <w:rFonts w:ascii="Georgia" w:eastAsia="Times New Roman" w:hAnsi="Georgia" w:cs="Times New Roman"/>
          <w:color w:val="373A3C"/>
          <w:kern w:val="36"/>
          <w:sz w:val="72"/>
          <w:szCs w:val="72"/>
          <w:lang w:eastAsia="en-AU"/>
        </w:rPr>
      </w:pPr>
      <w:r w:rsidRPr="00746ED4">
        <w:rPr>
          <w:rFonts w:ascii="Georgia" w:eastAsia="Times New Roman" w:hAnsi="Georgia" w:cs="Times New Roman"/>
          <w:color w:val="373A3C"/>
          <w:kern w:val="36"/>
          <w:sz w:val="72"/>
          <w:szCs w:val="72"/>
          <w:lang w:eastAsia="en-AU"/>
        </w:rPr>
        <w:t>Particle physics: a primer to the theory of (almost) everything</w:t>
      </w:r>
    </w:p>
    <w:p w:rsidR="00746ED4" w:rsidRPr="00746ED4" w:rsidRDefault="00746ED4" w:rsidP="00746ED4">
      <w:pPr>
        <w:shd w:val="clear" w:color="auto" w:fill="E5EBE7"/>
        <w:spacing w:after="0" w:line="360" w:lineRule="atLeast"/>
        <w:rPr>
          <w:rFonts w:ascii="Helvetica" w:eastAsia="Times New Roman" w:hAnsi="Helvetica" w:cs="Times New Roman"/>
          <w:color w:val="373A3C"/>
          <w:sz w:val="24"/>
          <w:szCs w:val="24"/>
          <w:lang w:eastAsia="en-AU"/>
        </w:rPr>
      </w:pPr>
      <w:r w:rsidRPr="00746ED4">
        <w:rPr>
          <w:rFonts w:ascii="Helvetica" w:eastAsia="Times New Roman" w:hAnsi="Helvetica" w:cs="Times New Roman"/>
          <w:color w:val="373A3C"/>
          <w:sz w:val="24"/>
          <w:szCs w:val="24"/>
          <w:lang w:eastAsia="en-AU"/>
        </w:rPr>
        <w:pict>
          <v:rect id="_x0000_i1027" style="width:0;height:2.25pt" o:hralign="center" o:hrstd="t" o:hr="t" fillcolor="#a0a0a0" stroked="f"/>
        </w:pict>
      </w:r>
    </w:p>
    <w:p w:rsidR="00746ED4" w:rsidRPr="00746ED4" w:rsidRDefault="00746ED4" w:rsidP="00746ED4">
      <w:pPr>
        <w:shd w:val="clear" w:color="auto" w:fill="E5EBE7"/>
        <w:spacing w:after="0" w:line="240" w:lineRule="auto"/>
        <w:outlineLvl w:val="1"/>
        <w:rPr>
          <w:rFonts w:ascii="Georgia" w:eastAsia="Times New Roman" w:hAnsi="Georgia" w:cs="Times New Roman"/>
          <w:color w:val="373A3C"/>
          <w:sz w:val="34"/>
          <w:szCs w:val="34"/>
          <w:lang w:eastAsia="en-AU"/>
        </w:rPr>
      </w:pPr>
      <w:r w:rsidRPr="00746ED4">
        <w:rPr>
          <w:rFonts w:ascii="Georgia" w:eastAsia="Times New Roman" w:hAnsi="Georgia" w:cs="Times New Roman"/>
          <w:color w:val="373A3C"/>
          <w:sz w:val="34"/>
          <w:szCs w:val="34"/>
          <w:lang w:eastAsia="en-AU"/>
        </w:rPr>
        <w:t xml:space="preserve">Are you a boson bozo? Do quarks leave you quizzical? Do gluons get you unstuck? </w:t>
      </w:r>
      <w:proofErr w:type="spellStart"/>
      <w:r w:rsidRPr="00746ED4">
        <w:rPr>
          <w:rFonts w:ascii="Georgia" w:eastAsia="Times New Roman" w:hAnsi="Georgia" w:cs="Times New Roman"/>
          <w:color w:val="373A3C"/>
          <w:sz w:val="34"/>
          <w:szCs w:val="34"/>
          <w:lang w:eastAsia="en-AU"/>
        </w:rPr>
        <w:t>Cathal</w:t>
      </w:r>
      <w:proofErr w:type="spellEnd"/>
      <w:r w:rsidRPr="00746ED4">
        <w:rPr>
          <w:rFonts w:ascii="Georgia" w:eastAsia="Times New Roman" w:hAnsi="Georgia" w:cs="Times New Roman"/>
          <w:color w:val="373A3C"/>
          <w:sz w:val="34"/>
          <w:szCs w:val="34"/>
          <w:lang w:eastAsia="en-AU"/>
        </w:rPr>
        <w:t xml:space="preserve"> O'Connell has a guide to the zoo of particles, known as the Standard Model of Particle Physics.</w:t>
      </w:r>
    </w:p>
    <w:p w:rsidR="00746ED4" w:rsidRPr="00746ED4" w:rsidRDefault="00746ED4" w:rsidP="00746ED4">
      <w:pPr>
        <w:shd w:val="clear" w:color="auto" w:fill="E5EBE7"/>
        <w:spacing w:after="0" w:line="360" w:lineRule="atLeast"/>
        <w:rPr>
          <w:rFonts w:ascii="Helvetica" w:eastAsia="Times New Roman" w:hAnsi="Helvetica" w:cs="Times New Roman"/>
          <w:color w:val="373A3C"/>
          <w:sz w:val="24"/>
          <w:szCs w:val="24"/>
          <w:lang w:eastAsia="en-AU"/>
        </w:rPr>
      </w:pPr>
      <w:r w:rsidRPr="00746ED4">
        <w:rPr>
          <w:rFonts w:ascii="Helvetica" w:eastAsia="Times New Roman" w:hAnsi="Helvetica" w:cs="Times New Roman"/>
          <w:color w:val="373A3C"/>
          <w:sz w:val="24"/>
          <w:szCs w:val="24"/>
          <w:lang w:eastAsia="en-AU"/>
        </w:rPr>
        <w:pict>
          <v:rect id="_x0000_i1028" style="width:0;height:2.25pt" o:hralign="center" o:hrstd="t" o:hr="t" fillcolor="#a0a0a0" stroked="f"/>
        </w:pict>
      </w:r>
    </w:p>
    <w:p w:rsidR="00746ED4" w:rsidRPr="00746ED4" w:rsidRDefault="00746ED4" w:rsidP="00746ED4">
      <w:pPr>
        <w:shd w:val="clear" w:color="auto" w:fill="E5EBE7"/>
        <w:spacing w:after="0"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noProof/>
          <w:color w:val="373A3C"/>
          <w:sz w:val="24"/>
          <w:szCs w:val="24"/>
          <w:lang w:eastAsia="en-AU"/>
        </w:rPr>
        <w:drawing>
          <wp:inline distT="0" distB="0" distL="0" distR="0" wp14:anchorId="47F4D001" wp14:editId="15DC839E">
            <wp:extent cx="6789610" cy="4489683"/>
            <wp:effectExtent l="0" t="0" r="0" b="6350"/>
            <wp:docPr id="11" name="Picture 11" descr="https://cosmos-production-assets.s3.amazonaws.com/file/spina/photo/4234/090516_standardmode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smos-production-assets.s3.amazonaws.com/file/spina/photo/4234/090516_standardmodel_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91715" cy="4491075"/>
                    </a:xfrm>
                    <a:prstGeom prst="rect">
                      <a:avLst/>
                    </a:prstGeom>
                    <a:noFill/>
                    <a:ln>
                      <a:noFill/>
                    </a:ln>
                  </pic:spPr>
                </pic:pic>
              </a:graphicData>
            </a:graphic>
          </wp:inline>
        </w:drawing>
      </w:r>
      <w:r w:rsidRPr="00746ED4">
        <w:rPr>
          <w:rFonts w:ascii="Georgia" w:eastAsia="Times New Roman" w:hAnsi="Georgia" w:cs="Times New Roman"/>
          <w:color w:val="373A3C"/>
          <w:sz w:val="24"/>
          <w:szCs w:val="24"/>
          <w:lang w:eastAsia="en-AU"/>
        </w:rPr>
        <w:t>Graphic of a transverse section through a detector showing one of the numerous particle collision events recorded during the search for the Higgs boson. – Atlas Collaboration/CERN</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b/>
          <w:bCs/>
          <w:color w:val="373A3C"/>
          <w:sz w:val="24"/>
          <w:szCs w:val="24"/>
          <w:lang w:eastAsia="en-AU"/>
        </w:rPr>
        <w:t>Around the turn of the 4th century BC</w:t>
      </w:r>
      <w:r w:rsidRPr="00746ED4">
        <w:rPr>
          <w:rFonts w:ascii="Georgia" w:eastAsia="Times New Roman" w:hAnsi="Georgia" w:cs="Times New Roman"/>
          <w:color w:val="373A3C"/>
          <w:sz w:val="24"/>
          <w:szCs w:val="24"/>
          <w:lang w:eastAsia="en-AU"/>
        </w:rPr>
        <w:t>, the Greek philosopher Democritus caught the smell of baking and thought that little bits of bread must be floating through the air and into his nose. He called the little bits “atoms” (meaning “</w:t>
      </w:r>
      <w:proofErr w:type="spellStart"/>
      <w:r w:rsidRPr="00746ED4">
        <w:rPr>
          <w:rFonts w:ascii="Georgia" w:eastAsia="Times New Roman" w:hAnsi="Georgia" w:cs="Times New Roman"/>
          <w:color w:val="373A3C"/>
          <w:sz w:val="24"/>
          <w:szCs w:val="24"/>
          <w:lang w:eastAsia="en-AU"/>
        </w:rPr>
        <w:t>uncuttable</w:t>
      </w:r>
      <w:proofErr w:type="spellEnd"/>
      <w:r w:rsidRPr="00746ED4">
        <w:rPr>
          <w:rFonts w:ascii="Georgia" w:eastAsia="Times New Roman" w:hAnsi="Georgia" w:cs="Times New Roman"/>
          <w:color w:val="373A3C"/>
          <w:sz w:val="24"/>
          <w:szCs w:val="24"/>
          <w:lang w:eastAsia="en-AU"/>
        </w:rPr>
        <w:t>”) and imagined them as tiny spherical balls.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But atoms are not little solid spheres. They are made of even smaller bits, called particles.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lastRenderedPageBreak/>
        <w:t>Scientists’ best description of those particles and the forces that govern their behaviour is called the Standard Model of particle physics, or just “The Standard Model”.</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Standard Model categorises all of the particles of nature, in the same way that the periodic table categorises the elements. The theory is called the Standard Model because it is so successful it has become “standard”.</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 xml:space="preserve">And no, there is no Economy Model, nor a </w:t>
      </w:r>
      <w:proofErr w:type="gramStart"/>
      <w:r w:rsidRPr="00746ED4">
        <w:rPr>
          <w:rFonts w:ascii="Georgia" w:eastAsia="Times New Roman" w:hAnsi="Georgia" w:cs="Times New Roman"/>
          <w:color w:val="373A3C"/>
          <w:sz w:val="24"/>
          <w:szCs w:val="24"/>
          <w:lang w:eastAsia="en-AU"/>
        </w:rPr>
        <w:t>Deluxe</w:t>
      </w:r>
      <w:proofErr w:type="gramEnd"/>
      <w:r w:rsidRPr="00746ED4">
        <w:rPr>
          <w:rFonts w:ascii="Georgia" w:eastAsia="Times New Roman" w:hAnsi="Georgia" w:cs="Times New Roman"/>
          <w:color w:val="373A3C"/>
          <w:sz w:val="24"/>
          <w:szCs w:val="24"/>
          <w:lang w:eastAsia="en-AU"/>
        </w:rPr>
        <w:t xml:space="preserve"> one.</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There are, however, still a few kinks to be ironed out (as well as a couple of whopping omissions). That’s why it is sometimes called the “Theory of Almost Everything”.</w:t>
      </w:r>
    </w:p>
    <w:p w:rsidR="00746ED4" w:rsidRPr="00746ED4" w:rsidRDefault="00746ED4" w:rsidP="00746ED4">
      <w:pPr>
        <w:shd w:val="clear" w:color="auto" w:fill="E5EBE7"/>
        <w:spacing w:after="100" w:afterAutospacing="1" w:line="240" w:lineRule="auto"/>
        <w:outlineLvl w:val="1"/>
        <w:rPr>
          <w:rFonts w:ascii="Helvetica" w:eastAsia="Times New Roman" w:hAnsi="Helvetica" w:cs="Times New Roman"/>
          <w:color w:val="373A3C"/>
          <w:sz w:val="31"/>
          <w:szCs w:val="31"/>
          <w:lang w:eastAsia="en-AU"/>
        </w:rPr>
      </w:pPr>
      <w:r w:rsidRPr="00746ED4">
        <w:rPr>
          <w:rFonts w:ascii="Helvetica" w:eastAsia="Times New Roman" w:hAnsi="Helvetica" w:cs="Times New Roman"/>
          <w:color w:val="373A3C"/>
          <w:sz w:val="31"/>
          <w:szCs w:val="31"/>
          <w:lang w:eastAsia="en-AU"/>
        </w:rPr>
        <w:t>How did it all kick off?</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Back in the early 20th century, scientists thought there were only three fundamental particles in nature: protons and neutrons, which make up the nucleus of an atom, and electrons that whizz round it.</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But in the 1950s and 1960s physicists started smashing these particles together and some of them broke. It turned out the protons and neutrons had even smaller particles inside them.</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Many dozens of new particles were discovered – and for a while, nobody could explain them. Physicists called it the “particle zoo”.</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In the 1970s, physicists such as Murray Gell-Mann found an order amongst the chaos. The step they took was similar to the one Russian chemist Dmitri Mendeleev took to find an order to the chemical elements in his periodic table.</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new ordering of the particles explained many of the properties of the newly discovered particles, as well as correctly predicting some new ones.</w:t>
      </w:r>
    </w:p>
    <w:p w:rsidR="00746ED4" w:rsidRPr="00746ED4" w:rsidRDefault="00746ED4" w:rsidP="00746ED4">
      <w:pPr>
        <w:shd w:val="clear" w:color="auto" w:fill="E5EBE7"/>
        <w:spacing w:after="0"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noProof/>
          <w:color w:val="373A3C"/>
          <w:sz w:val="24"/>
          <w:szCs w:val="24"/>
          <w:lang w:eastAsia="en-AU"/>
        </w:rPr>
        <w:lastRenderedPageBreak/>
        <w:drawing>
          <wp:inline distT="0" distB="0" distL="0" distR="0" wp14:anchorId="683CA292" wp14:editId="79359B8B">
            <wp:extent cx="6672427" cy="5010102"/>
            <wp:effectExtent l="0" t="0" r="0" b="635"/>
            <wp:docPr id="12" name="Picture 12" descr="https://cosmos-production-assets.s3.amazonaws.com/file/spina/photo/4235/090516_standardmod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smos-production-assets.s3.amazonaws.com/file/spina/photo/4235/090516_standardmodel_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687421" cy="5021360"/>
                    </a:xfrm>
                    <a:prstGeom prst="rect">
                      <a:avLst/>
                    </a:prstGeom>
                    <a:noFill/>
                    <a:ln>
                      <a:noFill/>
                    </a:ln>
                  </pic:spPr>
                </pic:pic>
              </a:graphicData>
            </a:graphic>
          </wp:inline>
        </w:drawing>
      </w:r>
      <w:r w:rsidRPr="00746ED4">
        <w:rPr>
          <w:rFonts w:ascii="Georgia" w:eastAsia="Times New Roman" w:hAnsi="Georgia" w:cs="Times New Roman"/>
          <w:color w:val="373A3C"/>
          <w:sz w:val="24"/>
          <w:szCs w:val="24"/>
          <w:lang w:eastAsia="en-AU"/>
        </w:rPr>
        <w:t xml:space="preserve">These 17 fundamental particles make up the Standard Model of particle physics. – </w:t>
      </w:r>
      <w:proofErr w:type="spellStart"/>
      <w:r w:rsidRPr="00746ED4">
        <w:rPr>
          <w:rFonts w:ascii="Georgia" w:eastAsia="Times New Roman" w:hAnsi="Georgia" w:cs="Times New Roman"/>
          <w:color w:val="373A3C"/>
          <w:sz w:val="24"/>
          <w:szCs w:val="24"/>
          <w:lang w:eastAsia="en-AU"/>
        </w:rPr>
        <w:t>MissMJ</w:t>
      </w:r>
      <w:proofErr w:type="spellEnd"/>
      <w:r w:rsidRPr="00746ED4">
        <w:rPr>
          <w:rFonts w:ascii="Georgia" w:eastAsia="Times New Roman" w:hAnsi="Georgia" w:cs="Times New Roman"/>
          <w:color w:val="373A3C"/>
          <w:sz w:val="24"/>
          <w:szCs w:val="24"/>
          <w:lang w:eastAsia="en-AU"/>
        </w:rPr>
        <w:t>/Wikimedia Commons</w:t>
      </w:r>
    </w:p>
    <w:p w:rsidR="00746ED4" w:rsidRPr="00746ED4" w:rsidRDefault="00746ED4" w:rsidP="00746ED4">
      <w:pPr>
        <w:shd w:val="clear" w:color="auto" w:fill="E5EBE7"/>
        <w:spacing w:after="100" w:afterAutospacing="1" w:line="240" w:lineRule="auto"/>
        <w:outlineLvl w:val="1"/>
        <w:rPr>
          <w:rFonts w:ascii="Helvetica" w:eastAsia="Times New Roman" w:hAnsi="Helvetica" w:cs="Times New Roman"/>
          <w:color w:val="373A3C"/>
          <w:sz w:val="31"/>
          <w:szCs w:val="31"/>
          <w:lang w:eastAsia="en-AU"/>
        </w:rPr>
      </w:pPr>
      <w:r w:rsidRPr="00746ED4">
        <w:rPr>
          <w:rFonts w:ascii="Helvetica" w:eastAsia="Times New Roman" w:hAnsi="Helvetica" w:cs="Times New Roman"/>
          <w:color w:val="373A3C"/>
          <w:sz w:val="31"/>
          <w:szCs w:val="31"/>
          <w:lang w:eastAsia="en-AU"/>
        </w:rPr>
        <w:t>Meet the family</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particles of the Standard Model make up one big family. Your first introduction can be daunting, a bit like attending a gathering with a lot of distant cousins you’ve never heard of. No matter how strange these cousins are, it is important to remember that they are all related.</w:t>
      </w:r>
    </w:p>
    <w:p w:rsidR="00746ED4" w:rsidRPr="00746ED4" w:rsidRDefault="00746ED4" w:rsidP="00746ED4">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46ED4">
        <w:rPr>
          <w:rFonts w:ascii="Helvetica" w:eastAsia="Times New Roman" w:hAnsi="Helvetica" w:cs="Times New Roman"/>
          <w:color w:val="373A3C"/>
          <w:sz w:val="29"/>
          <w:szCs w:val="29"/>
          <w:lang w:eastAsia="en-AU"/>
        </w:rPr>
        <w:t>The basics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Gell-Mann and others placed the particles in two main categories: fermions and bosons.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Fermions, such as the electron, make up the stuff we call matter. Bosons, such as the photon, transmit forces.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Fermions are subdivided again into two kinds of particles, depending on the forces they feel. These are the quarks and the leptons (see below).</w:t>
      </w:r>
    </w:p>
    <w:p w:rsidR="00746ED4" w:rsidRPr="00746ED4" w:rsidRDefault="00746ED4" w:rsidP="00746ED4">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46ED4">
        <w:rPr>
          <w:rFonts w:ascii="Helvetica" w:eastAsia="Times New Roman" w:hAnsi="Helvetica" w:cs="Times New Roman"/>
          <w:color w:val="373A3C"/>
          <w:sz w:val="29"/>
          <w:szCs w:val="29"/>
          <w:lang w:eastAsia="en-AU"/>
        </w:rPr>
        <w:t>Forces of nature</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Particles communicate with one another via four forces: electromagnetism, the strong force, the weak force and gravity.</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lastRenderedPageBreak/>
        <w:t>The Standard Model describes the first three (gravity does not feature in the Standard Model, as explained below).</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 xml:space="preserve">Different particles communicate through different forces, similar to the way people can communicate in different languages. For example, only the quarks speak “gluon”. </w:t>
      </w:r>
      <w:proofErr w:type="gramStart"/>
      <w:r w:rsidRPr="00746ED4">
        <w:rPr>
          <w:rFonts w:ascii="Georgia" w:eastAsia="Times New Roman" w:hAnsi="Georgia" w:cs="Times New Roman"/>
          <w:color w:val="373A3C"/>
          <w:sz w:val="24"/>
          <w:szCs w:val="24"/>
          <w:lang w:eastAsia="en-AU"/>
        </w:rPr>
        <w:t>While electrons can speak “photon” as well as “W boson” and “Z boson”.</w:t>
      </w:r>
      <w:proofErr w:type="gramEnd"/>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Electromagnetism is the force that holds electrons in an atom. It is communicated by photons.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strong force keeps the nuclei of atoms together. Without it, every atom in the universe would spontaneously explode. It is communicated by gluons.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weak force causes radioactive decay. It’s transmitted by W and Z bosons.</w:t>
      </w:r>
    </w:p>
    <w:p w:rsidR="00746ED4" w:rsidRPr="00746ED4" w:rsidRDefault="00746ED4" w:rsidP="00746ED4">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46ED4">
        <w:rPr>
          <w:rFonts w:ascii="Helvetica" w:eastAsia="Times New Roman" w:hAnsi="Helvetica" w:cs="Times New Roman"/>
          <w:color w:val="373A3C"/>
          <w:sz w:val="29"/>
          <w:szCs w:val="29"/>
          <w:lang w:eastAsia="en-AU"/>
        </w:rPr>
        <w:t>The fundamental particles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All matter is made of two types of particles known as quarks and leptons.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b/>
          <w:bCs/>
          <w:color w:val="373A3C"/>
          <w:sz w:val="24"/>
          <w:szCs w:val="24"/>
          <w:lang w:eastAsia="en-AU"/>
        </w:rPr>
        <w:t>Quarks</w:t>
      </w:r>
      <w:r w:rsidRPr="00746ED4">
        <w:rPr>
          <w:rFonts w:ascii="Georgia" w:eastAsia="Times New Roman" w:hAnsi="Georgia" w:cs="Times New Roman"/>
          <w:color w:val="373A3C"/>
          <w:sz w:val="24"/>
          <w:szCs w:val="24"/>
          <w:lang w:eastAsia="en-AU"/>
        </w:rPr>
        <w:t>: (the purple particles in the figure) come in six “flavours”, all with weird names. It’s useful to see them as coming in pairs to make three generations. These are “up” and “down” (first generation), “charmed” and “strange” (second generation) and “top” and “bottom” (third generation).</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Only the up and down quarks are important in day-to-day life because they make protons and neutrons.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others make only “exotic” matter, which is too unstable to form atoms. Physicists can create exotic matter in particle accelerators, but it usually only lasts a fraction of a second before decaying.</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b/>
          <w:bCs/>
          <w:color w:val="373A3C"/>
          <w:sz w:val="24"/>
          <w:szCs w:val="24"/>
          <w:lang w:eastAsia="en-AU"/>
        </w:rPr>
        <w:t>Leptons</w:t>
      </w:r>
      <w:r w:rsidRPr="00746ED4">
        <w:rPr>
          <w:rFonts w:ascii="Georgia" w:eastAsia="Times New Roman" w:hAnsi="Georgia" w:cs="Times New Roman"/>
          <w:color w:val="373A3C"/>
          <w:sz w:val="24"/>
          <w:szCs w:val="24"/>
          <w:lang w:eastAsia="en-AU"/>
        </w:rPr>
        <w:t>: there are six leptons, the best known of which is the electron, a tiny fundamental particle with a negative charge.</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 xml:space="preserve">The </w:t>
      </w:r>
      <w:proofErr w:type="spellStart"/>
      <w:r w:rsidRPr="00746ED4">
        <w:rPr>
          <w:rFonts w:ascii="Georgia" w:eastAsia="Times New Roman" w:hAnsi="Georgia" w:cs="Times New Roman"/>
          <w:color w:val="373A3C"/>
          <w:sz w:val="24"/>
          <w:szCs w:val="24"/>
          <w:lang w:eastAsia="en-AU"/>
        </w:rPr>
        <w:t>muon</w:t>
      </w:r>
      <w:proofErr w:type="spellEnd"/>
      <w:r w:rsidRPr="00746ED4">
        <w:rPr>
          <w:rFonts w:ascii="Georgia" w:eastAsia="Times New Roman" w:hAnsi="Georgia" w:cs="Times New Roman"/>
          <w:color w:val="373A3C"/>
          <w:sz w:val="24"/>
          <w:szCs w:val="24"/>
          <w:lang w:eastAsia="en-AU"/>
        </w:rPr>
        <w:t xml:space="preserve"> (second generation) and tau (third generation) particles are like fatter versions of the electron. They also have negative electric charge, but they are too unstable to feature in ordinary matter.</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And each of these particles has a corresponding neutrino, with no charge.</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b/>
          <w:bCs/>
          <w:color w:val="373A3C"/>
          <w:sz w:val="24"/>
          <w:szCs w:val="24"/>
          <w:lang w:eastAsia="en-AU"/>
        </w:rPr>
        <w:t>Neutrinos</w:t>
      </w:r>
      <w:r w:rsidRPr="00746ED4">
        <w:rPr>
          <w:rFonts w:ascii="Georgia" w:eastAsia="Times New Roman" w:hAnsi="Georgia" w:cs="Times New Roman"/>
          <w:color w:val="373A3C"/>
          <w:sz w:val="24"/>
          <w:szCs w:val="24"/>
          <w:lang w:eastAsia="en-AU"/>
        </w:rPr>
        <w:t> deserve a special mention because they are perhaps the least understood of all the particles in the Standard Model.</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They are fast but interact only through the weak force, which means they can easily zip straight through a planet. They are created in nuclear reactions, such as those powering the Sun’s core.</w:t>
      </w:r>
    </w:p>
    <w:p w:rsidR="00746ED4" w:rsidRPr="00746ED4" w:rsidRDefault="00746ED4" w:rsidP="00746ED4">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46ED4">
        <w:rPr>
          <w:rFonts w:ascii="Helvetica" w:eastAsia="Times New Roman" w:hAnsi="Helvetica" w:cs="Times New Roman"/>
          <w:color w:val="373A3C"/>
          <w:sz w:val="29"/>
          <w:szCs w:val="29"/>
          <w:lang w:eastAsia="en-AU"/>
        </w:rPr>
        <w:t>Hadrons: the composite particles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lastRenderedPageBreak/>
        <w:t>Now that we know the fundamental particles of nature, we can begin to stack them together in different ways to make bigger particles.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most important composite particles are the baryons, made of three quarks. Protons and neutrons are both kinds of baryon.</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European Organisation for Nuclear Research's (CERN) biggest particle collider smashes protons together. Because protons are a kind of hadron, it’s called the Large Hadron Collider, or LHC.</w:t>
      </w:r>
    </w:p>
    <w:p w:rsidR="00746ED4" w:rsidRPr="00746ED4" w:rsidRDefault="00746ED4" w:rsidP="00746ED4">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46ED4">
        <w:rPr>
          <w:rFonts w:ascii="Helvetica" w:eastAsia="Times New Roman" w:hAnsi="Helvetica" w:cs="Times New Roman"/>
          <w:color w:val="373A3C"/>
          <w:sz w:val="29"/>
          <w:szCs w:val="29"/>
          <w:lang w:eastAsia="en-AU"/>
        </w:rPr>
        <w:t>Antimatter: double or nothing?</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As far as we know, all quarks and leptons have twin particles of antimatter. Antimatter is like matter except it has the opposite charge. For example, the electron has a counterpart that’s exactly the same mass, except with positive charge instead of negative. When a particle of matter meets its antimatter twin, they both annihilate in a burst of pure energy.</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Antimatter is incredibly rare in the Universe, although it does have some important roles in technology. Positron emission tomography (PET) scanners, for instance, use the annihilation of positrons to see inside the body.</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One of the great mysteries of physics is why the Universe is made almost entirely of matter. Many particle physicists are striving to answer it.</w:t>
      </w:r>
    </w:p>
    <w:p w:rsidR="00746ED4" w:rsidRPr="00746ED4" w:rsidRDefault="00746ED4" w:rsidP="00746ED4">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46ED4">
        <w:rPr>
          <w:rFonts w:ascii="Helvetica" w:eastAsia="Times New Roman" w:hAnsi="Helvetica" w:cs="Times New Roman"/>
          <w:color w:val="373A3C"/>
          <w:sz w:val="29"/>
          <w:szCs w:val="29"/>
          <w:lang w:eastAsia="en-AU"/>
        </w:rPr>
        <w:t>Atoms: composites of composites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bread that Democritus sniffed is made of only the first generation of fundamental particles.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Up and down quarks bind together through the strong force to make protons and neutrons, and the strong force also sticks them together to form the nucleus of an atom.</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Electrons orbit the nucleus in arrangements determined by quantum mechanics (see our primer quantum physics for the terminally confused).</w:t>
      </w:r>
    </w:p>
    <w:p w:rsidR="00746ED4" w:rsidRPr="00746ED4" w:rsidRDefault="00746ED4" w:rsidP="00746ED4">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46ED4">
        <w:rPr>
          <w:rFonts w:ascii="Helvetica" w:eastAsia="Times New Roman" w:hAnsi="Helvetica" w:cs="Times New Roman"/>
          <w:color w:val="373A3C"/>
          <w:sz w:val="29"/>
          <w:szCs w:val="29"/>
          <w:lang w:eastAsia="en-AU"/>
        </w:rPr>
        <w:t>The Higgs: the god particle</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You probably noticed the loner off to the right side of particle table – the Higgs boson. The Higgs is a special kind of particle that gives the other fundamental particles their mass.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idea is that there is a field existing everywhere in space. And when particles move through space, they tend to bump into this field, and this interaction slows them down (similar to how it’s more difficult to move through water than air). This interaction is what gives fundamental particles their mass.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Some particles such as photons and gluons don’t interact with the Higgs field, so are massless.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lastRenderedPageBreak/>
        <w:t>Just as photons communicate the electromagnetic force, the Higgs Boson communicates the Higgs Field.</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Higgs Boson was a theoretical particle until 2013 when CERN announced it had been discovered at last, although scientists are still uncovering its properties.</w:t>
      </w:r>
    </w:p>
    <w:p w:rsidR="00746ED4" w:rsidRPr="00746ED4" w:rsidRDefault="00746ED4" w:rsidP="00746ED4">
      <w:pPr>
        <w:shd w:val="clear" w:color="auto" w:fill="E5EBE7"/>
        <w:spacing w:after="100" w:afterAutospacing="1" w:line="240" w:lineRule="auto"/>
        <w:outlineLvl w:val="1"/>
        <w:rPr>
          <w:rFonts w:ascii="Helvetica" w:eastAsia="Times New Roman" w:hAnsi="Helvetica" w:cs="Times New Roman"/>
          <w:color w:val="373A3C"/>
          <w:sz w:val="31"/>
          <w:szCs w:val="31"/>
          <w:lang w:eastAsia="en-AU"/>
        </w:rPr>
      </w:pPr>
      <w:r w:rsidRPr="00746ED4">
        <w:rPr>
          <w:rFonts w:ascii="Helvetica" w:eastAsia="Times New Roman" w:hAnsi="Helvetica" w:cs="Times New Roman"/>
          <w:color w:val="373A3C"/>
          <w:sz w:val="31"/>
          <w:szCs w:val="31"/>
          <w:lang w:eastAsia="en-AU"/>
        </w:rPr>
        <w:t>What's missing?</w:t>
      </w:r>
    </w:p>
    <w:p w:rsidR="00746ED4" w:rsidRPr="00746ED4" w:rsidRDefault="00746ED4" w:rsidP="00746ED4">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46ED4">
        <w:rPr>
          <w:rFonts w:ascii="Helvetica" w:eastAsia="Times New Roman" w:hAnsi="Helvetica" w:cs="Times New Roman"/>
          <w:color w:val="373A3C"/>
          <w:sz w:val="29"/>
          <w:szCs w:val="29"/>
          <w:lang w:eastAsia="en-AU"/>
        </w:rPr>
        <w:t>Gravity</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biggest hole in the Standard Model is the lack of gravity. The fourth force of nature just does not fit into the current picture.</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Gravity is also incredibly weak compared to the other forces (the strong force is 100,000,000,000,000,000,000,000,000,000,000,000,000 times stronger than gravity, for example).</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Some physicists think gravity is also transmitted by a kind of particle, called a graviton, but so far there is no evidence that this particle exists.</w:t>
      </w:r>
    </w:p>
    <w:p w:rsidR="00746ED4" w:rsidRPr="00746ED4" w:rsidRDefault="00746ED4" w:rsidP="00746ED4">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r w:rsidRPr="00746ED4">
        <w:rPr>
          <w:rFonts w:ascii="Helvetica" w:eastAsia="Times New Roman" w:hAnsi="Helvetica" w:cs="Times New Roman"/>
          <w:color w:val="373A3C"/>
          <w:sz w:val="29"/>
          <w:szCs w:val="29"/>
          <w:lang w:eastAsia="en-AU"/>
        </w:rPr>
        <w:t>Neutrino mass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The neutrino is so tiny compared to all the other particles that it really begs an explanation. It’s possible that the neutrino doesn’t get its mass from the Higgs in the same way other particles do.</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b/>
          <w:bCs/>
          <w:color w:val="373A3C"/>
          <w:sz w:val="24"/>
          <w:szCs w:val="24"/>
          <w:lang w:eastAsia="en-AU"/>
        </w:rPr>
        <w:t>Dark Matter:</w:t>
      </w:r>
      <w:r w:rsidRPr="00746ED4">
        <w:rPr>
          <w:rFonts w:ascii="Georgia" w:eastAsia="Times New Roman" w:hAnsi="Georgia" w:cs="Times New Roman"/>
          <w:color w:val="373A3C"/>
          <w:sz w:val="24"/>
          <w:szCs w:val="24"/>
          <w:lang w:eastAsia="en-AU"/>
        </w:rPr>
        <w:t> For observing the Universe, it looks like a huge portion of it is made of Dark Matter – a new kind of stuff that doesn’t interact with regular matter and so is probably missing from the Standard Model entirely.</w:t>
      </w:r>
    </w:p>
    <w:p w:rsidR="00746ED4" w:rsidRPr="00746ED4" w:rsidRDefault="00746ED4" w:rsidP="00746ED4">
      <w:pPr>
        <w:shd w:val="clear" w:color="auto" w:fill="E5EBE7"/>
        <w:spacing w:after="100" w:afterAutospacing="1" w:line="240" w:lineRule="auto"/>
        <w:outlineLvl w:val="2"/>
        <w:rPr>
          <w:rFonts w:ascii="Helvetica" w:eastAsia="Times New Roman" w:hAnsi="Helvetica" w:cs="Times New Roman"/>
          <w:color w:val="373A3C"/>
          <w:sz w:val="29"/>
          <w:szCs w:val="29"/>
          <w:lang w:eastAsia="en-AU"/>
        </w:rPr>
      </w:pPr>
      <w:proofErr w:type="spellStart"/>
      <w:r w:rsidRPr="00746ED4">
        <w:rPr>
          <w:rFonts w:ascii="Helvetica" w:eastAsia="Times New Roman" w:hAnsi="Helvetica" w:cs="Times New Roman"/>
          <w:color w:val="373A3C"/>
          <w:sz w:val="29"/>
          <w:szCs w:val="29"/>
          <w:lang w:eastAsia="en-AU"/>
        </w:rPr>
        <w:t>Supersymmetry</w:t>
      </w:r>
      <w:proofErr w:type="spellEnd"/>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 xml:space="preserve">Some physicists are looking for extensions to the Standard Model to explain these mysteries. </w:t>
      </w:r>
      <w:proofErr w:type="spellStart"/>
      <w:r w:rsidRPr="00746ED4">
        <w:rPr>
          <w:rFonts w:ascii="Georgia" w:eastAsia="Times New Roman" w:hAnsi="Georgia" w:cs="Times New Roman"/>
          <w:color w:val="373A3C"/>
          <w:sz w:val="24"/>
          <w:szCs w:val="24"/>
          <w:lang w:eastAsia="en-AU"/>
        </w:rPr>
        <w:t>Supersymmetry</w:t>
      </w:r>
      <w:proofErr w:type="spellEnd"/>
      <w:r w:rsidRPr="00746ED4">
        <w:rPr>
          <w:rFonts w:ascii="Georgia" w:eastAsia="Times New Roman" w:hAnsi="Georgia" w:cs="Times New Roman"/>
          <w:color w:val="373A3C"/>
          <w:sz w:val="24"/>
          <w:szCs w:val="24"/>
          <w:lang w:eastAsia="en-AU"/>
        </w:rPr>
        <w:t xml:space="preserve"> is one extension where every particle has another twin with higher mass.</w:t>
      </w:r>
    </w:p>
    <w:p w:rsidR="00746ED4" w:rsidRPr="00746ED4" w:rsidRDefault="00746ED4" w:rsidP="00746ED4">
      <w:pPr>
        <w:shd w:val="clear" w:color="auto" w:fill="E5EBE7"/>
        <w:spacing w:after="100" w:afterAutospacing="1" w:line="360" w:lineRule="atLeast"/>
        <w:rPr>
          <w:rFonts w:ascii="Georgia" w:eastAsia="Times New Roman" w:hAnsi="Georgia" w:cs="Times New Roman"/>
          <w:color w:val="373A3C"/>
          <w:sz w:val="24"/>
          <w:szCs w:val="24"/>
          <w:lang w:eastAsia="en-AU"/>
        </w:rPr>
      </w:pPr>
      <w:r w:rsidRPr="00746ED4">
        <w:rPr>
          <w:rFonts w:ascii="Georgia" w:eastAsia="Times New Roman" w:hAnsi="Georgia" w:cs="Times New Roman"/>
          <w:color w:val="373A3C"/>
          <w:sz w:val="24"/>
          <w:szCs w:val="24"/>
          <w:lang w:eastAsia="en-AU"/>
        </w:rPr>
        <w:t>Some of these particles would interact very weakly with ordinary stuff and so could be good candidates for Dark Matter.</w:t>
      </w:r>
    </w:p>
    <w:p w:rsidR="00AC1768" w:rsidRDefault="00AC1768">
      <w:r>
        <w:br w:type="page"/>
      </w:r>
    </w:p>
    <w:p w:rsidR="00AC1768" w:rsidRPr="00AC1768" w:rsidRDefault="00AC1768" w:rsidP="00AC1768">
      <w:pPr>
        <w:shd w:val="clear" w:color="auto" w:fill="FFFFFF"/>
        <w:spacing w:before="270" w:after="195" w:line="390" w:lineRule="atLeast"/>
        <w:outlineLvl w:val="0"/>
        <w:rPr>
          <w:rFonts w:ascii="Arial" w:eastAsia="Times New Roman" w:hAnsi="Arial" w:cs="Arial"/>
          <w:b/>
          <w:bCs/>
          <w:color w:val="004B87"/>
          <w:kern w:val="36"/>
          <w:sz w:val="33"/>
          <w:szCs w:val="33"/>
          <w:lang w:eastAsia="en-AU"/>
        </w:rPr>
      </w:pPr>
      <w:r w:rsidRPr="00AC1768">
        <w:rPr>
          <w:rFonts w:ascii="Arial" w:eastAsia="Times New Roman" w:hAnsi="Arial" w:cs="Arial"/>
          <w:b/>
          <w:bCs/>
          <w:color w:val="004B87"/>
          <w:kern w:val="36"/>
          <w:sz w:val="33"/>
          <w:szCs w:val="33"/>
          <w:lang w:eastAsia="en-AU"/>
        </w:rPr>
        <w:lastRenderedPageBreak/>
        <w:t xml:space="preserve">Einstein, </w:t>
      </w:r>
      <w:proofErr w:type="spellStart"/>
      <w:r w:rsidRPr="00AC1768">
        <w:rPr>
          <w:rFonts w:ascii="Arial" w:eastAsia="Times New Roman" w:hAnsi="Arial" w:cs="Arial"/>
          <w:b/>
          <w:bCs/>
          <w:color w:val="004B87"/>
          <w:kern w:val="36"/>
          <w:sz w:val="33"/>
          <w:szCs w:val="33"/>
          <w:lang w:eastAsia="en-AU"/>
        </w:rPr>
        <w:t>Friedmann</w:t>
      </w:r>
      <w:proofErr w:type="spellEnd"/>
      <w:r w:rsidRPr="00AC1768">
        <w:rPr>
          <w:rFonts w:ascii="Arial" w:eastAsia="Times New Roman" w:hAnsi="Arial" w:cs="Arial"/>
          <w:b/>
          <w:bCs/>
          <w:color w:val="004B87"/>
          <w:kern w:val="36"/>
          <w:sz w:val="33"/>
          <w:szCs w:val="33"/>
          <w:lang w:eastAsia="en-AU"/>
        </w:rPr>
        <w:t xml:space="preserve"> &amp; Relativity</w:t>
      </w:r>
    </w:p>
    <w:p w:rsidR="00AC1768" w:rsidRPr="00AC1768" w:rsidRDefault="00AC1768" w:rsidP="00AC1768">
      <w:pPr>
        <w:numPr>
          <w:ilvl w:val="0"/>
          <w:numId w:val="4"/>
        </w:numPr>
        <w:shd w:val="clear" w:color="auto" w:fill="FFFFFF"/>
        <w:spacing w:before="100" w:beforeAutospacing="1" w:after="100" w:afterAutospacing="1" w:line="240" w:lineRule="atLeast"/>
        <w:ind w:left="360"/>
        <w:rPr>
          <w:rFonts w:ascii="Arial" w:eastAsia="Times New Roman" w:hAnsi="Arial" w:cs="Arial"/>
          <w:color w:val="000000"/>
          <w:sz w:val="18"/>
          <w:szCs w:val="18"/>
          <w:lang w:eastAsia="en-AU"/>
        </w:rPr>
      </w:pPr>
      <w:hyperlink r:id="rId60" w:anchor="einsteinanchor" w:history="1">
        <w:r w:rsidRPr="00AC1768">
          <w:rPr>
            <w:rFonts w:ascii="Arial" w:eastAsia="Times New Roman" w:hAnsi="Arial" w:cs="Arial"/>
            <w:color w:val="22A3A6"/>
            <w:sz w:val="18"/>
            <w:szCs w:val="18"/>
            <w:u w:val="single"/>
            <w:lang w:eastAsia="en-AU"/>
          </w:rPr>
          <w:t>Einstein</w:t>
        </w:r>
      </w:hyperlink>
    </w:p>
    <w:p w:rsidR="00AC1768" w:rsidRPr="00AC1768" w:rsidRDefault="00AC1768" w:rsidP="00AC1768">
      <w:pPr>
        <w:numPr>
          <w:ilvl w:val="0"/>
          <w:numId w:val="4"/>
        </w:numPr>
        <w:shd w:val="clear" w:color="auto" w:fill="FFFFFF"/>
        <w:spacing w:before="100" w:beforeAutospacing="1" w:after="100" w:afterAutospacing="1" w:line="240" w:lineRule="atLeast"/>
        <w:ind w:left="360"/>
        <w:rPr>
          <w:rFonts w:ascii="Arial" w:eastAsia="Times New Roman" w:hAnsi="Arial" w:cs="Arial"/>
          <w:color w:val="000000"/>
          <w:sz w:val="18"/>
          <w:szCs w:val="18"/>
          <w:lang w:eastAsia="en-AU"/>
        </w:rPr>
      </w:pPr>
      <w:hyperlink r:id="rId61" w:anchor="specialrel" w:history="1">
        <w:r w:rsidRPr="00AC1768">
          <w:rPr>
            <w:rFonts w:ascii="Arial" w:eastAsia="Times New Roman" w:hAnsi="Arial" w:cs="Arial"/>
            <w:color w:val="22A3A6"/>
            <w:sz w:val="18"/>
            <w:szCs w:val="18"/>
            <w:u w:val="single"/>
            <w:lang w:eastAsia="en-AU"/>
          </w:rPr>
          <w:t>Special Relativity</w:t>
        </w:r>
      </w:hyperlink>
    </w:p>
    <w:p w:rsidR="00AC1768" w:rsidRPr="00AC1768" w:rsidRDefault="00AC1768" w:rsidP="00AC1768">
      <w:pPr>
        <w:numPr>
          <w:ilvl w:val="0"/>
          <w:numId w:val="4"/>
        </w:numPr>
        <w:shd w:val="clear" w:color="auto" w:fill="FFFFFF"/>
        <w:spacing w:before="100" w:beforeAutospacing="1" w:after="100" w:afterAutospacing="1" w:line="240" w:lineRule="atLeast"/>
        <w:ind w:left="360"/>
        <w:rPr>
          <w:rFonts w:ascii="Arial" w:eastAsia="Times New Roman" w:hAnsi="Arial" w:cs="Arial"/>
          <w:color w:val="000000"/>
          <w:sz w:val="18"/>
          <w:szCs w:val="18"/>
          <w:lang w:eastAsia="en-AU"/>
        </w:rPr>
      </w:pPr>
      <w:hyperlink r:id="rId62" w:anchor="genrelativity" w:history="1">
        <w:r w:rsidRPr="00AC1768">
          <w:rPr>
            <w:rFonts w:ascii="Arial" w:eastAsia="Times New Roman" w:hAnsi="Arial" w:cs="Arial"/>
            <w:color w:val="22A3A6"/>
            <w:sz w:val="18"/>
            <w:szCs w:val="18"/>
            <w:u w:val="single"/>
            <w:lang w:eastAsia="en-AU"/>
          </w:rPr>
          <w:t>General Relativity</w:t>
        </w:r>
      </w:hyperlink>
    </w:p>
    <w:p w:rsidR="00AC1768" w:rsidRPr="00AC1768" w:rsidRDefault="00AC1768" w:rsidP="00AC1768">
      <w:pPr>
        <w:numPr>
          <w:ilvl w:val="0"/>
          <w:numId w:val="4"/>
        </w:numPr>
        <w:shd w:val="clear" w:color="auto" w:fill="FFFFFF"/>
        <w:spacing w:before="100" w:beforeAutospacing="1" w:after="100" w:afterAutospacing="1" w:line="240" w:lineRule="atLeast"/>
        <w:ind w:left="360"/>
        <w:rPr>
          <w:rFonts w:ascii="Arial" w:eastAsia="Times New Roman" w:hAnsi="Arial" w:cs="Arial"/>
          <w:color w:val="000000"/>
          <w:sz w:val="18"/>
          <w:szCs w:val="18"/>
          <w:lang w:eastAsia="en-AU"/>
        </w:rPr>
      </w:pPr>
      <w:hyperlink r:id="rId63" w:anchor="friedmann" w:history="1">
        <w:proofErr w:type="spellStart"/>
        <w:r w:rsidRPr="00AC1768">
          <w:rPr>
            <w:rFonts w:ascii="Arial" w:eastAsia="Times New Roman" w:hAnsi="Arial" w:cs="Arial"/>
            <w:color w:val="22A3A6"/>
            <w:sz w:val="18"/>
            <w:szCs w:val="18"/>
            <w:u w:val="single"/>
            <w:lang w:eastAsia="en-AU"/>
          </w:rPr>
          <w:t>Friedmann</w:t>
        </w:r>
        <w:proofErr w:type="spellEnd"/>
      </w:hyperlink>
    </w:p>
    <w:p w:rsidR="00AC1768" w:rsidRPr="00AC1768" w:rsidRDefault="00AC1768" w:rsidP="00AC1768">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 w:name="einsteinanchor"/>
      <w:bookmarkEnd w:id="1"/>
      <w:r w:rsidRPr="00AC1768">
        <w:rPr>
          <w:rFonts w:ascii="Arial" w:eastAsia="Times New Roman" w:hAnsi="Arial" w:cs="Arial"/>
          <w:color w:val="004B87"/>
          <w:sz w:val="33"/>
          <w:szCs w:val="33"/>
          <w:lang w:eastAsia="en-AU"/>
        </w:rPr>
        <w:t>Albert Einstein (1879 - 1955)</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03BB7792" wp14:editId="49E6BC1C">
            <wp:extent cx="1143000" cy="1306195"/>
            <wp:effectExtent l="0" t="0" r="0" b="8255"/>
            <wp:docPr id="24" name="Picture 24" descr="http://www.atnf.csiro.au/outreach/education/senior/cosmicengine/images/cosmoimg/einstein_albert_c119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tnf.csiro.au/outreach/education/senior/cosmicengine/images/cosmoimg/einstein_albert_c119sm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43000" cy="1306195"/>
                    </a:xfrm>
                    <a:prstGeom prst="rect">
                      <a:avLst/>
                    </a:prstGeom>
                    <a:noFill/>
                    <a:ln>
                      <a:noFill/>
                    </a:ln>
                  </pic:spPr>
                </pic:pic>
              </a:graphicData>
            </a:graphic>
          </wp:inline>
        </w:drawing>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hyperlink r:id="rId65" w:history="1">
        <w:r w:rsidRPr="00AC1768">
          <w:rPr>
            <w:rFonts w:ascii="Arial" w:eastAsia="Times New Roman" w:hAnsi="Arial" w:cs="Arial"/>
            <w:i/>
            <w:iCs/>
            <w:color w:val="22A3A6"/>
            <w:sz w:val="18"/>
            <w:szCs w:val="18"/>
            <w:u w:val="single"/>
            <w:lang w:eastAsia="en-AU"/>
          </w:rPr>
          <w:t>Emilio Segre Visual Archives</w:t>
        </w:r>
      </w:hyperlink>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Einstein</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Albert Einstein is probably the most </w:t>
      </w:r>
      <w:proofErr w:type="spellStart"/>
      <w:r w:rsidRPr="00AC1768">
        <w:rPr>
          <w:rFonts w:ascii="Arial" w:eastAsia="Times New Roman" w:hAnsi="Arial" w:cs="Arial"/>
          <w:color w:val="000000"/>
          <w:sz w:val="20"/>
          <w:szCs w:val="20"/>
          <w:lang w:eastAsia="en-AU"/>
        </w:rPr>
        <w:t>recongnisable</w:t>
      </w:r>
      <w:proofErr w:type="spellEnd"/>
      <w:r w:rsidRPr="00AC1768">
        <w:rPr>
          <w:rFonts w:ascii="Arial" w:eastAsia="Times New Roman" w:hAnsi="Arial" w:cs="Arial"/>
          <w:color w:val="000000"/>
          <w:sz w:val="20"/>
          <w:szCs w:val="20"/>
          <w:lang w:eastAsia="en-AU"/>
        </w:rPr>
        <w:t xml:space="preserve"> and famous scientist in the world today even though he died six decades ago. 2005 was celebrated as the World Year of Physics to commemorate the centenary of the papers he wrote in 1905 on three key topics in Physics:</w:t>
      </w:r>
    </w:p>
    <w:p w:rsidR="00AC1768" w:rsidRPr="00AC1768" w:rsidRDefault="00AC1768" w:rsidP="00AC1768">
      <w:pPr>
        <w:numPr>
          <w:ilvl w:val="0"/>
          <w:numId w:val="5"/>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AC1768">
        <w:rPr>
          <w:rFonts w:ascii="Arial" w:eastAsia="Times New Roman" w:hAnsi="Arial" w:cs="Arial"/>
          <w:b/>
          <w:bCs/>
          <w:color w:val="000000"/>
          <w:sz w:val="18"/>
          <w:szCs w:val="18"/>
          <w:lang w:eastAsia="en-AU"/>
        </w:rPr>
        <w:t>The photoelectric effect and the photon</w:t>
      </w:r>
      <w:r w:rsidRPr="00AC1768">
        <w:rPr>
          <w:rFonts w:ascii="Arial" w:eastAsia="Times New Roman" w:hAnsi="Arial" w:cs="Arial"/>
          <w:color w:val="000000"/>
          <w:sz w:val="18"/>
          <w:szCs w:val="18"/>
          <w:lang w:eastAsia="en-AU"/>
        </w:rPr>
        <w:t>. Einstein applied the concept of the discrete package of energy, the quantum, discovered by the German physicist </w:t>
      </w:r>
      <w:r w:rsidRPr="00AC1768">
        <w:rPr>
          <w:rFonts w:ascii="Arial" w:eastAsia="Times New Roman" w:hAnsi="Arial" w:cs="Arial"/>
          <w:b/>
          <w:bCs/>
          <w:color w:val="000000"/>
          <w:sz w:val="18"/>
          <w:szCs w:val="18"/>
          <w:lang w:eastAsia="en-AU"/>
        </w:rPr>
        <w:t>Max Planck</w:t>
      </w:r>
      <w:r w:rsidRPr="00AC1768">
        <w:rPr>
          <w:rFonts w:ascii="Arial" w:eastAsia="Times New Roman" w:hAnsi="Arial" w:cs="Arial"/>
          <w:color w:val="000000"/>
          <w:sz w:val="18"/>
          <w:szCs w:val="18"/>
          <w:lang w:eastAsia="en-AU"/>
        </w:rPr>
        <w:t> to explain the </w:t>
      </w:r>
      <w:r w:rsidRPr="00AC1768">
        <w:rPr>
          <w:rFonts w:ascii="Arial" w:eastAsia="Times New Roman" w:hAnsi="Arial" w:cs="Arial"/>
          <w:i/>
          <w:iCs/>
          <w:color w:val="000000"/>
          <w:sz w:val="18"/>
          <w:szCs w:val="18"/>
          <w:lang w:eastAsia="en-AU"/>
        </w:rPr>
        <w:t>photoelectric effect</w:t>
      </w:r>
      <w:r w:rsidRPr="00AC1768">
        <w:rPr>
          <w:rFonts w:ascii="Arial" w:eastAsia="Times New Roman" w:hAnsi="Arial" w:cs="Arial"/>
          <w:color w:val="000000"/>
          <w:sz w:val="18"/>
          <w:szCs w:val="18"/>
          <w:lang w:eastAsia="en-AU"/>
        </w:rPr>
        <w:t xml:space="preserve">. Attempts to explain this effect, in which ultraviolet or blue light knocked electrons off a metal plate when even high levels of red light could </w:t>
      </w:r>
      <w:proofErr w:type="gramStart"/>
      <w:r w:rsidRPr="00AC1768">
        <w:rPr>
          <w:rFonts w:ascii="Arial" w:eastAsia="Times New Roman" w:hAnsi="Arial" w:cs="Arial"/>
          <w:color w:val="000000"/>
          <w:sz w:val="18"/>
          <w:szCs w:val="18"/>
          <w:lang w:eastAsia="en-AU"/>
        </w:rPr>
        <w:t>not,</w:t>
      </w:r>
      <w:proofErr w:type="gramEnd"/>
      <w:r w:rsidRPr="00AC1768">
        <w:rPr>
          <w:rFonts w:ascii="Arial" w:eastAsia="Times New Roman" w:hAnsi="Arial" w:cs="Arial"/>
          <w:color w:val="000000"/>
          <w:sz w:val="18"/>
          <w:szCs w:val="18"/>
          <w:lang w:eastAsia="en-AU"/>
        </w:rPr>
        <w:t xml:space="preserve"> using classical physics had all failed. </w:t>
      </w:r>
      <w:r w:rsidRPr="00AC1768">
        <w:rPr>
          <w:rFonts w:ascii="Arial" w:eastAsia="Times New Roman" w:hAnsi="Arial" w:cs="Arial"/>
          <w:color w:val="000000"/>
          <w:sz w:val="18"/>
          <w:szCs w:val="18"/>
          <w:lang w:eastAsia="en-AU"/>
        </w:rPr>
        <w:br/>
        <w:t>By considering light to behave as discrete particles called </w:t>
      </w:r>
      <w:r w:rsidRPr="00AC1768">
        <w:rPr>
          <w:rFonts w:ascii="Arial" w:eastAsia="Times New Roman" w:hAnsi="Arial" w:cs="Arial"/>
          <w:i/>
          <w:iCs/>
          <w:color w:val="000000"/>
          <w:sz w:val="18"/>
          <w:szCs w:val="18"/>
          <w:lang w:eastAsia="en-AU"/>
        </w:rPr>
        <w:t>photons</w:t>
      </w:r>
      <w:r w:rsidRPr="00AC1768">
        <w:rPr>
          <w:rFonts w:ascii="Arial" w:eastAsia="Times New Roman" w:hAnsi="Arial" w:cs="Arial"/>
          <w:color w:val="000000"/>
          <w:sz w:val="18"/>
          <w:szCs w:val="18"/>
          <w:lang w:eastAsia="en-AU"/>
        </w:rPr>
        <w:t> rather than as a wave Einstein was able to successfully account for the observations. Light therefore was quantised, with the energy of a photon being proportional to its frequency. It was for his work on this topic and not relativity that Einstein was awarded the </w:t>
      </w:r>
      <w:hyperlink r:id="rId66" w:history="1">
        <w:r w:rsidRPr="00AC1768">
          <w:rPr>
            <w:rFonts w:ascii="Arial" w:eastAsia="Times New Roman" w:hAnsi="Arial" w:cs="Arial"/>
            <w:color w:val="22A3A6"/>
            <w:sz w:val="18"/>
            <w:szCs w:val="18"/>
            <w:u w:val="single"/>
            <w:lang w:eastAsia="en-AU"/>
          </w:rPr>
          <w:t>Nobel Prize in Physics in 1921</w:t>
        </w:r>
      </w:hyperlink>
      <w:r w:rsidRPr="00AC1768">
        <w:rPr>
          <w:rFonts w:ascii="Arial" w:eastAsia="Times New Roman" w:hAnsi="Arial" w:cs="Arial"/>
          <w:color w:val="000000"/>
          <w:sz w:val="18"/>
          <w:szCs w:val="18"/>
          <w:lang w:eastAsia="en-AU"/>
        </w:rPr>
        <w:t>.</w:t>
      </w:r>
    </w:p>
    <w:p w:rsidR="00AC1768" w:rsidRPr="00AC1768" w:rsidRDefault="00AC1768" w:rsidP="00AC1768">
      <w:pPr>
        <w:numPr>
          <w:ilvl w:val="0"/>
          <w:numId w:val="5"/>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AC1768">
        <w:rPr>
          <w:rFonts w:ascii="Arial" w:eastAsia="Times New Roman" w:hAnsi="Arial" w:cs="Arial"/>
          <w:b/>
          <w:bCs/>
          <w:color w:val="000000"/>
          <w:sz w:val="18"/>
          <w:szCs w:val="18"/>
          <w:lang w:eastAsia="en-AU"/>
        </w:rPr>
        <w:t>Brownian motion and the size of atoms</w:t>
      </w:r>
      <w:r w:rsidRPr="00AC1768">
        <w:rPr>
          <w:rFonts w:ascii="Arial" w:eastAsia="Times New Roman" w:hAnsi="Arial" w:cs="Arial"/>
          <w:color w:val="000000"/>
          <w:sz w:val="18"/>
          <w:szCs w:val="18"/>
          <w:lang w:eastAsia="en-AU"/>
        </w:rPr>
        <w:t>. In 1827 the Scottish botanist </w:t>
      </w:r>
      <w:r w:rsidRPr="00AC1768">
        <w:rPr>
          <w:rFonts w:ascii="Arial" w:eastAsia="Times New Roman" w:hAnsi="Arial" w:cs="Arial"/>
          <w:b/>
          <w:bCs/>
          <w:color w:val="000000"/>
          <w:sz w:val="18"/>
          <w:szCs w:val="18"/>
          <w:lang w:eastAsia="en-AU"/>
        </w:rPr>
        <w:t>Robert Brown</w:t>
      </w:r>
      <w:r w:rsidRPr="00AC1768">
        <w:rPr>
          <w:rFonts w:ascii="Arial" w:eastAsia="Times New Roman" w:hAnsi="Arial" w:cs="Arial"/>
          <w:color w:val="000000"/>
          <w:sz w:val="18"/>
          <w:szCs w:val="18"/>
          <w:lang w:eastAsia="en-AU"/>
        </w:rPr>
        <w:t> observed and described the random motion of tiny grains of pollen under a microscope. This motion was subsequently termed </w:t>
      </w:r>
      <w:r w:rsidRPr="00AC1768">
        <w:rPr>
          <w:rFonts w:ascii="Arial" w:eastAsia="Times New Roman" w:hAnsi="Arial" w:cs="Arial"/>
          <w:i/>
          <w:iCs/>
          <w:color w:val="000000"/>
          <w:sz w:val="18"/>
          <w:szCs w:val="18"/>
          <w:lang w:eastAsia="en-AU"/>
        </w:rPr>
        <w:t>Brownian motion</w:t>
      </w:r>
      <w:r w:rsidRPr="00AC1768">
        <w:rPr>
          <w:rFonts w:ascii="Arial" w:eastAsia="Times New Roman" w:hAnsi="Arial" w:cs="Arial"/>
          <w:color w:val="000000"/>
          <w:sz w:val="18"/>
          <w:szCs w:val="18"/>
          <w:lang w:eastAsia="en-AU"/>
        </w:rPr>
        <w:t> defied attempts by scientists to satisfactorily explain it until 1905. Einstein accounted for this motion by stating that minute atoms move randomly in a liquid and collide with the pollen grains. He proposed a means to measure both the size and average speed of the atoms. This work was instrumental in convincing scientific sceptics of the reality of atoms.</w:t>
      </w:r>
    </w:p>
    <w:p w:rsidR="00AC1768" w:rsidRPr="00AC1768" w:rsidRDefault="00AC1768" w:rsidP="00AC1768">
      <w:pPr>
        <w:numPr>
          <w:ilvl w:val="0"/>
          <w:numId w:val="5"/>
        </w:numPr>
        <w:shd w:val="clear" w:color="auto" w:fill="FFFFFF"/>
        <w:spacing w:before="100" w:beforeAutospacing="1" w:after="240" w:line="240" w:lineRule="atLeast"/>
        <w:ind w:left="480"/>
        <w:rPr>
          <w:rFonts w:ascii="Arial" w:eastAsia="Times New Roman" w:hAnsi="Arial" w:cs="Arial"/>
          <w:color w:val="000000"/>
          <w:sz w:val="18"/>
          <w:szCs w:val="18"/>
          <w:lang w:eastAsia="en-AU"/>
        </w:rPr>
      </w:pPr>
      <w:bookmarkStart w:id="2" w:name="specialrel"/>
      <w:bookmarkEnd w:id="2"/>
      <w:r w:rsidRPr="00AC1768">
        <w:rPr>
          <w:rFonts w:ascii="Arial" w:eastAsia="Times New Roman" w:hAnsi="Arial" w:cs="Arial"/>
          <w:b/>
          <w:bCs/>
          <w:color w:val="000000"/>
          <w:sz w:val="18"/>
          <w:szCs w:val="18"/>
          <w:lang w:eastAsia="en-AU"/>
        </w:rPr>
        <w:t>The special theory of relativity</w:t>
      </w:r>
      <w:r w:rsidRPr="00AC1768">
        <w:rPr>
          <w:rFonts w:ascii="Arial" w:eastAsia="Times New Roman" w:hAnsi="Arial" w:cs="Arial"/>
          <w:color w:val="000000"/>
          <w:sz w:val="18"/>
          <w:szCs w:val="18"/>
          <w:lang w:eastAsia="en-AU"/>
        </w:rPr>
        <w:t xml:space="preserve">. Einstein's work on special relativity changed the way we view time and mass. The term 'special' in his theory refers to the fact that Einstein limited his discussion to the special case of non-accelerated </w:t>
      </w:r>
      <w:proofErr w:type="gramStart"/>
      <w:r w:rsidRPr="00AC1768">
        <w:rPr>
          <w:rFonts w:ascii="Arial" w:eastAsia="Times New Roman" w:hAnsi="Arial" w:cs="Arial"/>
          <w:color w:val="000000"/>
          <w:sz w:val="18"/>
          <w:szCs w:val="18"/>
          <w:lang w:eastAsia="en-AU"/>
        </w:rPr>
        <w:t>objects, that</w:t>
      </w:r>
      <w:proofErr w:type="gramEnd"/>
      <w:r w:rsidRPr="00AC1768">
        <w:rPr>
          <w:rFonts w:ascii="Arial" w:eastAsia="Times New Roman" w:hAnsi="Arial" w:cs="Arial"/>
          <w:color w:val="000000"/>
          <w:sz w:val="18"/>
          <w:szCs w:val="18"/>
          <w:lang w:eastAsia="en-AU"/>
        </w:rPr>
        <w:t xml:space="preserve"> is objects moving in a straight line at constant speed. The key concept in special relativity is that the speed of light, </w:t>
      </w:r>
      <w:proofErr w:type="gramStart"/>
      <w:r w:rsidRPr="00AC1768">
        <w:rPr>
          <w:rFonts w:ascii="Arial" w:eastAsia="Times New Roman" w:hAnsi="Arial" w:cs="Arial"/>
          <w:i/>
          <w:iCs/>
          <w:color w:val="000000"/>
          <w:sz w:val="18"/>
          <w:szCs w:val="18"/>
          <w:lang w:eastAsia="en-AU"/>
        </w:rPr>
        <w:t>c</w:t>
      </w:r>
      <w:r w:rsidRPr="00AC1768">
        <w:rPr>
          <w:rFonts w:ascii="Arial" w:eastAsia="Times New Roman" w:hAnsi="Arial" w:cs="Arial"/>
          <w:color w:val="000000"/>
          <w:sz w:val="18"/>
          <w:szCs w:val="18"/>
          <w:lang w:eastAsia="en-AU"/>
        </w:rPr>
        <w:t>,</w:t>
      </w:r>
      <w:proofErr w:type="gramEnd"/>
      <w:r w:rsidRPr="00AC1768">
        <w:rPr>
          <w:rFonts w:ascii="Arial" w:eastAsia="Times New Roman" w:hAnsi="Arial" w:cs="Arial"/>
          <w:color w:val="000000"/>
          <w:sz w:val="18"/>
          <w:szCs w:val="18"/>
          <w:lang w:eastAsia="en-AU"/>
        </w:rPr>
        <w:t xml:space="preserve"> is the same for any observer in an </w:t>
      </w:r>
      <w:r w:rsidRPr="00AC1768">
        <w:rPr>
          <w:rFonts w:ascii="Arial" w:eastAsia="Times New Roman" w:hAnsi="Arial" w:cs="Arial"/>
          <w:i/>
          <w:iCs/>
          <w:color w:val="000000"/>
          <w:sz w:val="18"/>
          <w:szCs w:val="18"/>
          <w:lang w:eastAsia="en-AU"/>
        </w:rPr>
        <w:t>inertial</w:t>
      </w:r>
      <w:r w:rsidRPr="00AC1768">
        <w:rPr>
          <w:rFonts w:ascii="Arial" w:eastAsia="Times New Roman" w:hAnsi="Arial" w:cs="Arial"/>
          <w:color w:val="000000"/>
          <w:sz w:val="18"/>
          <w:szCs w:val="18"/>
          <w:lang w:eastAsia="en-AU"/>
        </w:rPr>
        <w:t> (</w:t>
      </w:r>
      <w:proofErr w:type="spellStart"/>
      <w:r w:rsidRPr="00AC1768">
        <w:rPr>
          <w:rFonts w:ascii="Arial" w:eastAsia="Times New Roman" w:hAnsi="Arial" w:cs="Arial"/>
          <w:color w:val="000000"/>
          <w:sz w:val="18"/>
          <w:szCs w:val="18"/>
          <w:lang w:eastAsia="en-AU"/>
        </w:rPr>
        <w:t>ie</w:t>
      </w:r>
      <w:proofErr w:type="spellEnd"/>
      <w:r w:rsidRPr="00AC1768">
        <w:rPr>
          <w:rFonts w:ascii="Arial" w:eastAsia="Times New Roman" w:hAnsi="Arial" w:cs="Arial"/>
          <w:color w:val="000000"/>
          <w:sz w:val="18"/>
          <w:szCs w:val="18"/>
          <w:lang w:eastAsia="en-AU"/>
        </w:rPr>
        <w:t xml:space="preserve"> </w:t>
      </w:r>
      <w:proofErr w:type="spellStart"/>
      <w:r w:rsidRPr="00AC1768">
        <w:rPr>
          <w:rFonts w:ascii="Arial" w:eastAsia="Times New Roman" w:hAnsi="Arial" w:cs="Arial"/>
          <w:color w:val="000000"/>
          <w:sz w:val="18"/>
          <w:szCs w:val="18"/>
          <w:lang w:eastAsia="en-AU"/>
        </w:rPr>
        <w:t>unaccelerated</w:t>
      </w:r>
      <w:proofErr w:type="spellEnd"/>
      <w:r w:rsidRPr="00AC1768">
        <w:rPr>
          <w:rFonts w:ascii="Arial" w:eastAsia="Times New Roman" w:hAnsi="Arial" w:cs="Arial"/>
          <w:color w:val="000000"/>
          <w:sz w:val="18"/>
          <w:szCs w:val="18"/>
          <w:lang w:eastAsia="en-AU"/>
        </w:rPr>
        <w:t xml:space="preserve">) frame of reference. Two observers, one moving much faster </w:t>
      </w:r>
      <w:proofErr w:type="spellStart"/>
      <w:r w:rsidRPr="00AC1768">
        <w:rPr>
          <w:rFonts w:ascii="Arial" w:eastAsia="Times New Roman" w:hAnsi="Arial" w:cs="Arial"/>
          <w:color w:val="000000"/>
          <w:sz w:val="18"/>
          <w:szCs w:val="18"/>
          <w:lang w:eastAsia="en-AU"/>
        </w:rPr>
        <w:t>then</w:t>
      </w:r>
      <w:proofErr w:type="spellEnd"/>
      <w:r w:rsidRPr="00AC1768">
        <w:rPr>
          <w:rFonts w:ascii="Arial" w:eastAsia="Times New Roman" w:hAnsi="Arial" w:cs="Arial"/>
          <w:color w:val="000000"/>
          <w:sz w:val="18"/>
          <w:szCs w:val="18"/>
          <w:lang w:eastAsia="en-AU"/>
        </w:rPr>
        <w:t xml:space="preserve"> the other, both measure the speed of light to be the same. </w:t>
      </w:r>
      <w:proofErr w:type="gramStart"/>
      <w:r w:rsidRPr="00AC1768">
        <w:rPr>
          <w:rFonts w:ascii="Arial" w:eastAsia="Times New Roman" w:hAnsi="Arial" w:cs="Arial"/>
          <w:color w:val="000000"/>
          <w:sz w:val="18"/>
          <w:szCs w:val="18"/>
          <w:lang w:eastAsia="en-AU"/>
        </w:rPr>
        <w:t>from</w:t>
      </w:r>
      <w:proofErr w:type="gramEnd"/>
      <w:r w:rsidRPr="00AC1768">
        <w:rPr>
          <w:rFonts w:ascii="Arial" w:eastAsia="Times New Roman" w:hAnsi="Arial" w:cs="Arial"/>
          <w:color w:val="000000"/>
          <w:sz w:val="18"/>
          <w:szCs w:val="18"/>
          <w:lang w:eastAsia="en-AU"/>
        </w:rPr>
        <w:t xml:space="preserve"> this premise we get some interesting phenomena.</w:t>
      </w:r>
      <w:r w:rsidRPr="00AC1768">
        <w:rPr>
          <w:rFonts w:ascii="Arial" w:eastAsia="Times New Roman" w:hAnsi="Arial" w:cs="Arial"/>
          <w:color w:val="000000"/>
          <w:sz w:val="18"/>
          <w:szCs w:val="18"/>
          <w:lang w:eastAsia="en-AU"/>
        </w:rPr>
        <w:br/>
        <w:t>Rather than being fixed, the mass of an object is dependent on its speed. As an object approaches the speed of light, its mass increases. This </w:t>
      </w:r>
      <w:r w:rsidRPr="00AC1768">
        <w:rPr>
          <w:rFonts w:ascii="Arial" w:eastAsia="Times New Roman" w:hAnsi="Arial" w:cs="Arial"/>
          <w:i/>
          <w:iCs/>
          <w:color w:val="000000"/>
          <w:sz w:val="18"/>
          <w:szCs w:val="18"/>
          <w:lang w:eastAsia="en-AU"/>
        </w:rPr>
        <w:t>relativistic</w:t>
      </w:r>
      <w:r w:rsidRPr="00AC1768">
        <w:rPr>
          <w:rFonts w:ascii="Arial" w:eastAsia="Times New Roman" w:hAnsi="Arial" w:cs="Arial"/>
          <w:color w:val="000000"/>
          <w:sz w:val="18"/>
          <w:szCs w:val="18"/>
          <w:lang w:eastAsia="en-AU"/>
        </w:rPr>
        <w:t xml:space="preserve"> mass increase has been measured to high precision in many situations. Einstein also realised that a direct </w:t>
      </w:r>
      <w:proofErr w:type="spellStart"/>
      <w:r w:rsidRPr="00AC1768">
        <w:rPr>
          <w:rFonts w:ascii="Arial" w:eastAsia="Times New Roman" w:hAnsi="Arial" w:cs="Arial"/>
          <w:color w:val="000000"/>
          <w:sz w:val="18"/>
          <w:szCs w:val="18"/>
          <w:lang w:eastAsia="en-AU"/>
        </w:rPr>
        <w:t>realtionship</w:t>
      </w:r>
      <w:proofErr w:type="spellEnd"/>
      <w:r w:rsidRPr="00AC1768">
        <w:rPr>
          <w:rFonts w:ascii="Arial" w:eastAsia="Times New Roman" w:hAnsi="Arial" w:cs="Arial"/>
          <w:color w:val="000000"/>
          <w:sz w:val="18"/>
          <w:szCs w:val="18"/>
          <w:lang w:eastAsia="en-AU"/>
        </w:rPr>
        <w:t xml:space="preserve"> existed between energy and mass, indeed that the two were interchangeable. This gave rise to his famous equation:</w:t>
      </w:r>
    </w:p>
    <w:p w:rsidR="00AC1768" w:rsidRPr="00AC1768" w:rsidRDefault="00AC1768" w:rsidP="00AC1768">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AC1768">
        <w:rPr>
          <w:rFonts w:ascii="Arial" w:eastAsia="Times New Roman" w:hAnsi="Arial" w:cs="Arial"/>
          <w:i/>
          <w:iCs/>
          <w:color w:val="000000"/>
          <w:sz w:val="18"/>
          <w:szCs w:val="18"/>
          <w:lang w:eastAsia="en-AU"/>
        </w:rPr>
        <w:t>E</w:t>
      </w:r>
      <w:r w:rsidRPr="00AC1768">
        <w:rPr>
          <w:rFonts w:ascii="Arial" w:eastAsia="Times New Roman" w:hAnsi="Arial" w:cs="Arial"/>
          <w:color w:val="000000"/>
          <w:sz w:val="18"/>
          <w:szCs w:val="18"/>
          <w:lang w:eastAsia="en-AU"/>
        </w:rPr>
        <w:t> = </w:t>
      </w:r>
      <w:r w:rsidRPr="00AC1768">
        <w:rPr>
          <w:rFonts w:ascii="Arial" w:eastAsia="Times New Roman" w:hAnsi="Arial" w:cs="Arial"/>
          <w:i/>
          <w:iCs/>
          <w:color w:val="000000"/>
          <w:sz w:val="18"/>
          <w:szCs w:val="18"/>
          <w:lang w:eastAsia="en-AU"/>
        </w:rPr>
        <w:t>mc</w:t>
      </w:r>
      <w:r w:rsidRPr="00AC1768">
        <w:rPr>
          <w:rFonts w:ascii="Arial" w:eastAsia="Times New Roman" w:hAnsi="Arial" w:cs="Arial"/>
          <w:i/>
          <w:iCs/>
          <w:color w:val="000000"/>
          <w:sz w:val="15"/>
          <w:szCs w:val="15"/>
          <w:vertAlign w:val="superscript"/>
          <w:lang w:eastAsia="en-AU"/>
        </w:rPr>
        <w:t>2</w:t>
      </w:r>
      <w:r w:rsidRPr="00AC1768">
        <w:rPr>
          <w:rFonts w:ascii="Arial" w:eastAsia="Times New Roman" w:hAnsi="Arial" w:cs="Arial"/>
          <w:color w:val="000000"/>
          <w:sz w:val="18"/>
          <w:szCs w:val="18"/>
          <w:lang w:eastAsia="en-AU"/>
        </w:rPr>
        <w:t> (</w:t>
      </w:r>
      <w:r w:rsidRPr="00AC1768">
        <w:rPr>
          <w:rFonts w:ascii="Arial" w:eastAsia="Times New Roman" w:hAnsi="Arial" w:cs="Arial"/>
          <w:b/>
          <w:bCs/>
          <w:color w:val="000000"/>
          <w:sz w:val="18"/>
          <w:szCs w:val="18"/>
          <w:lang w:eastAsia="en-AU"/>
        </w:rPr>
        <w:t>2.1</w:t>
      </w:r>
      <w:proofErr w:type="gramStart"/>
      <w:r w:rsidRPr="00AC1768">
        <w:rPr>
          <w:rFonts w:ascii="Arial" w:eastAsia="Times New Roman" w:hAnsi="Arial" w:cs="Arial"/>
          <w:color w:val="000000"/>
          <w:sz w:val="18"/>
          <w:szCs w:val="18"/>
          <w:lang w:eastAsia="en-AU"/>
        </w:rPr>
        <w:t>)</w:t>
      </w:r>
      <w:proofErr w:type="gramEnd"/>
      <w:r w:rsidRPr="00AC1768">
        <w:rPr>
          <w:rFonts w:ascii="Arial" w:eastAsia="Times New Roman" w:hAnsi="Arial" w:cs="Arial"/>
          <w:color w:val="000000"/>
          <w:sz w:val="18"/>
          <w:szCs w:val="18"/>
          <w:lang w:eastAsia="en-AU"/>
        </w:rPr>
        <w:br/>
        <w:t>where </w:t>
      </w:r>
      <w:r w:rsidRPr="00AC1768">
        <w:rPr>
          <w:rFonts w:ascii="Arial" w:eastAsia="Times New Roman" w:hAnsi="Arial" w:cs="Arial"/>
          <w:i/>
          <w:iCs/>
          <w:color w:val="000000"/>
          <w:sz w:val="18"/>
          <w:szCs w:val="18"/>
          <w:lang w:eastAsia="en-AU"/>
        </w:rPr>
        <w:t>E</w:t>
      </w:r>
      <w:r w:rsidRPr="00AC1768">
        <w:rPr>
          <w:rFonts w:ascii="Arial" w:eastAsia="Times New Roman" w:hAnsi="Arial" w:cs="Arial"/>
          <w:color w:val="000000"/>
          <w:sz w:val="18"/>
          <w:szCs w:val="18"/>
          <w:lang w:eastAsia="en-AU"/>
        </w:rPr>
        <w:t> is energy, </w:t>
      </w:r>
      <w:r w:rsidRPr="00AC1768">
        <w:rPr>
          <w:rFonts w:ascii="Arial" w:eastAsia="Times New Roman" w:hAnsi="Arial" w:cs="Arial"/>
          <w:i/>
          <w:iCs/>
          <w:color w:val="000000"/>
          <w:sz w:val="18"/>
          <w:szCs w:val="18"/>
          <w:lang w:eastAsia="en-AU"/>
        </w:rPr>
        <w:t>m</w:t>
      </w:r>
      <w:r w:rsidRPr="00AC1768">
        <w:rPr>
          <w:rFonts w:ascii="Arial" w:eastAsia="Times New Roman" w:hAnsi="Arial" w:cs="Arial"/>
          <w:color w:val="000000"/>
          <w:sz w:val="18"/>
          <w:szCs w:val="18"/>
          <w:lang w:eastAsia="en-AU"/>
        </w:rPr>
        <w:t> is the mass of an object and </w:t>
      </w:r>
      <w:r w:rsidRPr="00AC1768">
        <w:rPr>
          <w:rFonts w:ascii="Arial" w:eastAsia="Times New Roman" w:hAnsi="Arial" w:cs="Arial"/>
          <w:i/>
          <w:iCs/>
          <w:color w:val="000000"/>
          <w:sz w:val="18"/>
          <w:szCs w:val="18"/>
          <w:lang w:eastAsia="en-AU"/>
        </w:rPr>
        <w:t>c</w:t>
      </w:r>
      <w:r w:rsidRPr="00AC1768">
        <w:rPr>
          <w:rFonts w:ascii="Arial" w:eastAsia="Times New Roman" w:hAnsi="Arial" w:cs="Arial"/>
          <w:color w:val="000000"/>
          <w:sz w:val="18"/>
          <w:szCs w:val="18"/>
          <w:lang w:eastAsia="en-AU"/>
        </w:rPr>
        <w:t> is the speed of light in a vacuum.</w:t>
      </w:r>
    </w:p>
    <w:p w:rsidR="00AC1768" w:rsidRPr="00AC1768" w:rsidRDefault="00AC1768" w:rsidP="00AC1768">
      <w:pPr>
        <w:shd w:val="clear" w:color="auto" w:fill="FFFFFF"/>
        <w:spacing w:after="150" w:line="240" w:lineRule="atLeast"/>
        <w:ind w:left="480"/>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The importance of this relationship is that a small amount of mass can be converted into a large amount of energy. The realisation of this ultimately led other scientists to the discovery of nuclear </w:t>
      </w:r>
      <w:r w:rsidRPr="00AC1768">
        <w:rPr>
          <w:rFonts w:ascii="Arial" w:eastAsia="Times New Roman" w:hAnsi="Arial" w:cs="Arial"/>
          <w:i/>
          <w:iCs/>
          <w:color w:val="000000"/>
          <w:sz w:val="20"/>
          <w:szCs w:val="20"/>
          <w:lang w:eastAsia="en-AU"/>
        </w:rPr>
        <w:t>fission</w:t>
      </w:r>
      <w:r w:rsidRPr="00AC1768">
        <w:rPr>
          <w:rFonts w:ascii="Arial" w:eastAsia="Times New Roman" w:hAnsi="Arial" w:cs="Arial"/>
          <w:color w:val="000000"/>
          <w:sz w:val="20"/>
          <w:szCs w:val="20"/>
          <w:lang w:eastAsia="en-AU"/>
        </w:rPr>
        <w:t> (the splitting of the atom) and the development of atomic weapons in the Second World War. It also provided an explanation for the source of energy in stars such as our Sun. Nuclear </w:t>
      </w:r>
      <w:r w:rsidRPr="00AC1768">
        <w:rPr>
          <w:rFonts w:ascii="Arial" w:eastAsia="Times New Roman" w:hAnsi="Arial" w:cs="Arial"/>
          <w:i/>
          <w:iCs/>
          <w:color w:val="000000"/>
          <w:sz w:val="20"/>
          <w:szCs w:val="20"/>
          <w:lang w:eastAsia="en-AU"/>
        </w:rPr>
        <w:t>fusion</w:t>
      </w:r>
      <w:r w:rsidRPr="00AC1768">
        <w:rPr>
          <w:rFonts w:ascii="Arial" w:eastAsia="Times New Roman" w:hAnsi="Arial" w:cs="Arial"/>
          <w:color w:val="000000"/>
          <w:sz w:val="20"/>
          <w:szCs w:val="20"/>
          <w:lang w:eastAsia="en-AU"/>
        </w:rPr>
        <w:t>, in which light nuclei such as hydrogen fuse together produce a new, heavier nucleus in which the mass is slightly less than the sum of the original nuclei. A small amount of mass is converted into high energy gamma ray photons. </w:t>
      </w:r>
      <w:r w:rsidRPr="00AC1768">
        <w:rPr>
          <w:rFonts w:ascii="Arial" w:eastAsia="Times New Roman" w:hAnsi="Arial" w:cs="Arial"/>
          <w:color w:val="000000"/>
          <w:sz w:val="20"/>
          <w:szCs w:val="20"/>
          <w:lang w:eastAsia="en-AU"/>
        </w:rPr>
        <w:br/>
        <w:t xml:space="preserve">Special relativity also introduces the </w:t>
      </w:r>
      <w:proofErr w:type="spellStart"/>
      <w:r w:rsidRPr="00AC1768">
        <w:rPr>
          <w:rFonts w:ascii="Arial" w:eastAsia="Times New Roman" w:hAnsi="Arial" w:cs="Arial"/>
          <w:color w:val="000000"/>
          <w:sz w:val="20"/>
          <w:szCs w:val="20"/>
          <w:lang w:eastAsia="en-AU"/>
        </w:rPr>
        <w:t>concepots</w:t>
      </w:r>
      <w:proofErr w:type="spellEnd"/>
      <w:r w:rsidRPr="00AC1768">
        <w:rPr>
          <w:rFonts w:ascii="Arial" w:eastAsia="Times New Roman" w:hAnsi="Arial" w:cs="Arial"/>
          <w:color w:val="000000"/>
          <w:sz w:val="20"/>
          <w:szCs w:val="20"/>
          <w:lang w:eastAsia="en-AU"/>
        </w:rPr>
        <w:t xml:space="preserve"> of </w:t>
      </w:r>
      <w:r w:rsidRPr="00AC1768">
        <w:rPr>
          <w:rFonts w:ascii="Arial" w:eastAsia="Times New Roman" w:hAnsi="Arial" w:cs="Arial"/>
          <w:i/>
          <w:iCs/>
          <w:color w:val="000000"/>
          <w:sz w:val="20"/>
          <w:szCs w:val="20"/>
          <w:lang w:eastAsia="en-AU"/>
        </w:rPr>
        <w:t>time dilation</w:t>
      </w:r>
      <w:r w:rsidRPr="00AC1768">
        <w:rPr>
          <w:rFonts w:ascii="Arial" w:eastAsia="Times New Roman" w:hAnsi="Arial" w:cs="Arial"/>
          <w:color w:val="000000"/>
          <w:sz w:val="20"/>
          <w:szCs w:val="20"/>
          <w:lang w:eastAsia="en-AU"/>
        </w:rPr>
        <w:t> and </w:t>
      </w:r>
      <w:r w:rsidRPr="00AC1768">
        <w:rPr>
          <w:rFonts w:ascii="Arial" w:eastAsia="Times New Roman" w:hAnsi="Arial" w:cs="Arial"/>
          <w:i/>
          <w:iCs/>
          <w:color w:val="000000"/>
          <w:sz w:val="20"/>
          <w:szCs w:val="20"/>
          <w:lang w:eastAsia="en-AU"/>
        </w:rPr>
        <w:t>length contraction</w:t>
      </w:r>
      <w:r w:rsidRPr="00AC1768">
        <w:rPr>
          <w:rFonts w:ascii="Arial" w:eastAsia="Times New Roman" w:hAnsi="Arial" w:cs="Arial"/>
          <w:color w:val="000000"/>
          <w:sz w:val="20"/>
          <w:szCs w:val="20"/>
          <w:lang w:eastAsia="en-AU"/>
        </w:rPr>
        <w:t xml:space="preserve">. These can be used to explain the detection at the Earth's surface of </w:t>
      </w:r>
      <w:proofErr w:type="spellStart"/>
      <w:r w:rsidRPr="00AC1768">
        <w:rPr>
          <w:rFonts w:ascii="Arial" w:eastAsia="Times New Roman" w:hAnsi="Arial" w:cs="Arial"/>
          <w:color w:val="000000"/>
          <w:sz w:val="20"/>
          <w:szCs w:val="20"/>
          <w:lang w:eastAsia="en-AU"/>
        </w:rPr>
        <w:t>muons</w:t>
      </w:r>
      <w:proofErr w:type="spellEnd"/>
      <w:r w:rsidRPr="00AC1768">
        <w:rPr>
          <w:rFonts w:ascii="Arial" w:eastAsia="Times New Roman" w:hAnsi="Arial" w:cs="Arial"/>
          <w:color w:val="000000"/>
          <w:sz w:val="20"/>
          <w:szCs w:val="20"/>
          <w:lang w:eastAsia="en-AU"/>
        </w:rPr>
        <w:t xml:space="preserve"> from cosmic ray showers even though they should decay before they have time to reach it.</w:t>
      </w:r>
    </w:p>
    <w:p w:rsidR="00AC1768" w:rsidRPr="00AC1768" w:rsidRDefault="00AC1768" w:rsidP="00AC1768">
      <w:pPr>
        <w:shd w:val="clear" w:color="auto" w:fill="FFFFFF"/>
        <w:spacing w:before="285" w:after="195" w:line="390" w:lineRule="atLeast"/>
        <w:outlineLvl w:val="1"/>
        <w:rPr>
          <w:rFonts w:ascii="Arial" w:eastAsia="Times New Roman" w:hAnsi="Arial" w:cs="Arial"/>
          <w:color w:val="004B87"/>
          <w:sz w:val="33"/>
          <w:szCs w:val="33"/>
          <w:lang w:eastAsia="en-AU"/>
        </w:rPr>
      </w:pPr>
      <w:r w:rsidRPr="00AC1768">
        <w:rPr>
          <w:rFonts w:ascii="Arial" w:eastAsia="Times New Roman" w:hAnsi="Arial" w:cs="Arial"/>
          <w:color w:val="004B87"/>
          <w:sz w:val="33"/>
          <w:szCs w:val="33"/>
          <w:lang w:eastAsia="en-AU"/>
        </w:rPr>
        <w:t>General Relativity</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lastRenderedPageBreak/>
        <w:t>By 1916 Einstein had extended his earlier work on relativity to encompass more general situations including gravity and accelerated motion. This became known as the general theory of relativity and is a theory of gravity, the key long-range force in the Universe. He derived it from a key postulate, the </w:t>
      </w:r>
      <w:r w:rsidRPr="00AC1768">
        <w:rPr>
          <w:rFonts w:ascii="Arial" w:eastAsia="Times New Roman" w:hAnsi="Arial" w:cs="Arial"/>
          <w:i/>
          <w:iCs/>
          <w:color w:val="000000"/>
          <w:sz w:val="20"/>
          <w:szCs w:val="20"/>
          <w:lang w:eastAsia="en-AU"/>
        </w:rPr>
        <w:t>principle of equivalence</w:t>
      </w:r>
      <w:r w:rsidRPr="00AC1768">
        <w:rPr>
          <w:rFonts w:ascii="Arial" w:eastAsia="Times New Roman" w:hAnsi="Arial" w:cs="Arial"/>
          <w:color w:val="000000"/>
          <w:sz w:val="20"/>
          <w:szCs w:val="20"/>
          <w:lang w:eastAsia="en-AU"/>
        </w:rPr>
        <w:t xml:space="preserve"> between inertial and gravitational forces. An object with mass not only possesses inertia but actually warps or curves space around it. It affects </w:t>
      </w:r>
      <w:proofErr w:type="spellStart"/>
      <w:r w:rsidRPr="00AC1768">
        <w:rPr>
          <w:rFonts w:ascii="Arial" w:eastAsia="Times New Roman" w:hAnsi="Arial" w:cs="Arial"/>
          <w:color w:val="000000"/>
          <w:sz w:val="20"/>
          <w:szCs w:val="20"/>
          <w:lang w:eastAsia="en-AU"/>
        </w:rPr>
        <w:t>spacetime</w:t>
      </w:r>
      <w:proofErr w:type="spellEnd"/>
      <w:r w:rsidRPr="00AC1768">
        <w:rPr>
          <w:rFonts w:ascii="Arial" w:eastAsia="Times New Roman" w:hAnsi="Arial" w:cs="Arial"/>
          <w:color w:val="000000"/>
          <w:sz w:val="20"/>
          <w:szCs w:val="20"/>
          <w:lang w:eastAsia="en-AU"/>
        </w:rPr>
        <w:t>. The concept of four-dimensional </w:t>
      </w:r>
      <w:proofErr w:type="spellStart"/>
      <w:r w:rsidRPr="00AC1768">
        <w:rPr>
          <w:rFonts w:ascii="Arial" w:eastAsia="Times New Roman" w:hAnsi="Arial" w:cs="Arial"/>
          <w:i/>
          <w:iCs/>
          <w:color w:val="000000"/>
          <w:sz w:val="20"/>
          <w:szCs w:val="20"/>
          <w:lang w:eastAsia="en-AU"/>
        </w:rPr>
        <w:t>spacetime</w:t>
      </w:r>
      <w:proofErr w:type="spellEnd"/>
      <w:r w:rsidRPr="00AC1768">
        <w:rPr>
          <w:rFonts w:ascii="Arial" w:eastAsia="Times New Roman" w:hAnsi="Arial" w:cs="Arial"/>
          <w:color w:val="000000"/>
          <w:sz w:val="20"/>
          <w:szCs w:val="20"/>
          <w:lang w:eastAsia="en-AU"/>
        </w:rPr>
        <w:t> had been applied to relativity by </w:t>
      </w:r>
      <w:proofErr w:type="spellStart"/>
      <w:r w:rsidRPr="00AC1768">
        <w:rPr>
          <w:rFonts w:ascii="Arial" w:eastAsia="Times New Roman" w:hAnsi="Arial" w:cs="Arial"/>
          <w:b/>
          <w:bCs/>
          <w:color w:val="000000"/>
          <w:sz w:val="20"/>
          <w:szCs w:val="20"/>
          <w:lang w:eastAsia="en-AU"/>
        </w:rPr>
        <w:t>Minkowki</w:t>
      </w:r>
      <w:proofErr w:type="spellEnd"/>
      <w:r w:rsidRPr="00AC1768">
        <w:rPr>
          <w:rFonts w:ascii="Arial" w:eastAsia="Times New Roman" w:hAnsi="Arial" w:cs="Arial"/>
          <w:color w:val="000000"/>
          <w:sz w:val="20"/>
          <w:szCs w:val="20"/>
          <w:lang w:eastAsia="en-AU"/>
        </w:rPr>
        <w:t> in 1908. Motion and forces act along straight lines but where space is curved due to the presence of matter, the path followed by an object or light thus also appears curved.</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The predicted curvature of light around a massive object was dramatically verified by the British astrophysicist, </w:t>
      </w:r>
      <w:r w:rsidRPr="00AC1768">
        <w:rPr>
          <w:rFonts w:ascii="Arial" w:eastAsia="Times New Roman" w:hAnsi="Arial" w:cs="Arial"/>
          <w:b/>
          <w:bCs/>
          <w:color w:val="000000"/>
          <w:sz w:val="20"/>
          <w:szCs w:val="20"/>
          <w:lang w:eastAsia="en-AU"/>
        </w:rPr>
        <w:t>Sir Arthur Eddington</w:t>
      </w:r>
      <w:r w:rsidRPr="00AC1768">
        <w:rPr>
          <w:rFonts w:ascii="Arial" w:eastAsia="Times New Roman" w:hAnsi="Arial" w:cs="Arial"/>
          <w:color w:val="000000"/>
          <w:sz w:val="20"/>
          <w:szCs w:val="20"/>
          <w:lang w:eastAsia="en-AU"/>
        </w:rPr>
        <w:t> in 1919. Observations made by his teams in Brazil and West Africa measured the apparent shift in light from a star close to the Sun during a solar eclipse, fitting Einstein's predictions. This successful confirmation was largely responsible for the rapid acceptance of Einstein's work and his global fame.</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Einstein showed that Newton's theory of gravity was really a subset of more general conditions covered by general relativity. General relativity can account for the observed precession of the perihelion of Mercury about the Sun and the observed difference in hydrogen maser clocks in satellites orbiting Earth compared with those on the ground.</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09B8DE56" wp14:editId="14364ABC">
            <wp:extent cx="1426210" cy="1251585"/>
            <wp:effectExtent l="0" t="0" r="2540" b="5715"/>
            <wp:docPr id="25" name="Picture 25" descr="http://www.atnf.csiro.au/outreach/education/senior/cosmicengine/images/cosmoimg/doublepuls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tnf.csiro.au/outreach/education/senior/cosmicengine/images/cosmoimg/doublepulsars.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26210" cy="1251585"/>
                    </a:xfrm>
                    <a:prstGeom prst="rect">
                      <a:avLst/>
                    </a:prstGeom>
                    <a:noFill/>
                    <a:ln>
                      <a:noFill/>
                    </a:ln>
                  </pic:spPr>
                </pic:pic>
              </a:graphicData>
            </a:graphic>
          </wp:inline>
        </w:drawing>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John Rowe Animations</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proofErr w:type="gramStart"/>
      <w:r w:rsidRPr="00AC1768">
        <w:rPr>
          <w:rFonts w:ascii="Arial" w:eastAsia="Times New Roman" w:hAnsi="Arial" w:cs="Arial"/>
          <w:color w:val="000000"/>
          <w:sz w:val="18"/>
          <w:szCs w:val="18"/>
          <w:lang w:eastAsia="en-AU"/>
        </w:rPr>
        <w:t>An artist's impression of the double pulsar system.</w:t>
      </w:r>
      <w:proofErr w:type="gramEnd"/>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General Relativity has been tested to incredible precision. The recent </w:t>
      </w:r>
      <w:hyperlink r:id="rId68" w:history="1">
        <w:r w:rsidRPr="00AC1768">
          <w:rPr>
            <w:rFonts w:ascii="Arial" w:eastAsia="Times New Roman" w:hAnsi="Arial" w:cs="Arial"/>
            <w:color w:val="22A3A6"/>
            <w:sz w:val="20"/>
            <w:szCs w:val="20"/>
            <w:u w:val="single"/>
            <w:lang w:eastAsia="en-AU"/>
          </w:rPr>
          <w:t>discovery of a double pulsar system</w:t>
        </w:r>
      </w:hyperlink>
      <w:r w:rsidRPr="00AC1768">
        <w:rPr>
          <w:rFonts w:ascii="Arial" w:eastAsia="Times New Roman" w:hAnsi="Arial" w:cs="Arial"/>
          <w:color w:val="000000"/>
          <w:sz w:val="20"/>
          <w:szCs w:val="20"/>
          <w:lang w:eastAsia="en-AU"/>
        </w:rPr>
        <w:t xml:space="preserve"> J0737-3039 using the </w:t>
      </w:r>
      <w:proofErr w:type="spellStart"/>
      <w:r w:rsidRPr="00AC1768">
        <w:rPr>
          <w:rFonts w:ascii="Arial" w:eastAsia="Times New Roman" w:hAnsi="Arial" w:cs="Arial"/>
          <w:color w:val="000000"/>
          <w:sz w:val="20"/>
          <w:szCs w:val="20"/>
          <w:lang w:eastAsia="en-AU"/>
        </w:rPr>
        <w:t>Parkes</w:t>
      </w:r>
      <w:proofErr w:type="spellEnd"/>
      <w:r w:rsidRPr="00AC1768">
        <w:rPr>
          <w:rFonts w:ascii="Arial" w:eastAsia="Times New Roman" w:hAnsi="Arial" w:cs="Arial"/>
          <w:color w:val="000000"/>
          <w:sz w:val="20"/>
          <w:szCs w:val="20"/>
          <w:lang w:eastAsia="en-AU"/>
        </w:rPr>
        <w:t xml:space="preserve"> radio telescope in which two pulsars orbit each other provides an outstanding natural laboratory for testing general relativity in extreme conditions. Numerous examples of gravitational lensing have now been observed by astronomers. </w:t>
      </w:r>
      <w:hyperlink r:id="rId69" w:history="1">
        <w:r w:rsidRPr="00AC1768">
          <w:rPr>
            <w:rFonts w:ascii="Arial" w:eastAsia="Times New Roman" w:hAnsi="Arial" w:cs="Arial"/>
            <w:color w:val="22A3A6"/>
            <w:sz w:val="20"/>
            <w:szCs w:val="20"/>
            <w:u w:val="single"/>
            <w:lang w:eastAsia="en-AU"/>
          </w:rPr>
          <w:t>Gravity Probe B</w:t>
        </w:r>
      </w:hyperlink>
      <w:r w:rsidRPr="00AC1768">
        <w:rPr>
          <w:rFonts w:ascii="Arial" w:eastAsia="Times New Roman" w:hAnsi="Arial" w:cs="Arial"/>
          <w:color w:val="000000"/>
          <w:sz w:val="20"/>
          <w:szCs w:val="20"/>
          <w:lang w:eastAsia="en-AU"/>
        </w:rPr>
        <w:t>, launched in 2004, uses gyroscopes in a polar-orbiting satellite space to test the concept of frame-dragging. This was a previously untested aspect of general relativity.</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General relativity is not just on interest to astrophysicists and gravitational wave physicists. The modern GPS satellite system can only function due to the application of general relativistic corrections to the orbits of each of the over twenty satellites in the system. The growing commercial, military and safety applications of such navigation systems show the relevance of general relativity in the modern world.</w:t>
      </w:r>
    </w:p>
    <w:p w:rsidR="00AC1768" w:rsidRPr="00AC1768" w:rsidRDefault="00AC1768" w:rsidP="00AC1768">
      <w:pPr>
        <w:shd w:val="clear" w:color="auto" w:fill="FFFFFF"/>
        <w:spacing w:before="285" w:after="195" w:line="390" w:lineRule="atLeast"/>
        <w:outlineLvl w:val="1"/>
        <w:rPr>
          <w:rFonts w:ascii="Arial" w:eastAsia="Times New Roman" w:hAnsi="Arial" w:cs="Arial"/>
          <w:color w:val="004B87"/>
          <w:sz w:val="33"/>
          <w:szCs w:val="33"/>
          <w:lang w:eastAsia="en-AU"/>
        </w:rPr>
      </w:pPr>
      <w:bookmarkStart w:id="3" w:name="friedmann"/>
      <w:bookmarkEnd w:id="3"/>
      <w:proofErr w:type="spellStart"/>
      <w:r w:rsidRPr="00AC1768">
        <w:rPr>
          <w:rFonts w:ascii="Arial" w:eastAsia="Times New Roman" w:hAnsi="Arial" w:cs="Arial"/>
          <w:color w:val="004B87"/>
          <w:sz w:val="33"/>
          <w:szCs w:val="33"/>
          <w:lang w:eastAsia="en-AU"/>
        </w:rPr>
        <w:t>Aleksandr</w:t>
      </w:r>
      <w:proofErr w:type="spellEnd"/>
      <w:r w:rsidRPr="00AC1768">
        <w:rPr>
          <w:rFonts w:ascii="Arial" w:eastAsia="Times New Roman" w:hAnsi="Arial" w:cs="Arial"/>
          <w:color w:val="004B87"/>
          <w:sz w:val="33"/>
          <w:szCs w:val="33"/>
          <w:lang w:eastAsia="en-AU"/>
        </w:rPr>
        <w:t xml:space="preserve"> </w:t>
      </w:r>
      <w:proofErr w:type="spellStart"/>
      <w:r w:rsidRPr="00AC1768">
        <w:rPr>
          <w:rFonts w:ascii="Arial" w:eastAsia="Times New Roman" w:hAnsi="Arial" w:cs="Arial"/>
          <w:color w:val="004B87"/>
          <w:sz w:val="33"/>
          <w:szCs w:val="33"/>
          <w:lang w:eastAsia="en-AU"/>
        </w:rPr>
        <w:t>Friedmann</w:t>
      </w:r>
      <w:proofErr w:type="spellEnd"/>
      <w:r w:rsidRPr="00AC1768">
        <w:rPr>
          <w:rFonts w:ascii="Arial" w:eastAsia="Times New Roman" w:hAnsi="Arial" w:cs="Arial"/>
          <w:color w:val="004B87"/>
          <w:sz w:val="33"/>
          <w:szCs w:val="33"/>
          <w:lang w:eastAsia="en-AU"/>
        </w:rPr>
        <w:t xml:space="preserve"> (1888 - 1925)</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0A18569F" wp14:editId="62BFD3B2">
            <wp:extent cx="1143000" cy="1697990"/>
            <wp:effectExtent l="0" t="0" r="0" b="0"/>
            <wp:docPr id="26" name="Picture 26" descr="http://www.atnf.csiro.au/outreach/education/senior/cosmicengine/images/cosmoimg/friedmann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tnf.csiro.au/outreach/education/senior/cosmicengine/images/cosmoimg/friedmann_sml.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0" cy="1697990"/>
                    </a:xfrm>
                    <a:prstGeom prst="rect">
                      <a:avLst/>
                    </a:prstGeom>
                    <a:noFill/>
                    <a:ln>
                      <a:noFill/>
                    </a:ln>
                  </pic:spPr>
                </pic:pic>
              </a:graphicData>
            </a:graphic>
          </wp:inline>
        </w:drawing>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hyperlink r:id="rId71" w:history="1">
        <w:r w:rsidRPr="00AC1768">
          <w:rPr>
            <w:rFonts w:ascii="Arial" w:eastAsia="Times New Roman" w:hAnsi="Arial" w:cs="Arial"/>
            <w:i/>
            <w:iCs/>
            <w:color w:val="22A3A6"/>
            <w:sz w:val="18"/>
            <w:szCs w:val="18"/>
            <w:u w:val="single"/>
            <w:lang w:eastAsia="en-AU"/>
          </w:rPr>
          <w:t>Emilio Segre Visual Archives</w:t>
        </w:r>
      </w:hyperlink>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proofErr w:type="spellStart"/>
      <w:r w:rsidRPr="00AC1768">
        <w:rPr>
          <w:rFonts w:ascii="Arial" w:eastAsia="Times New Roman" w:hAnsi="Arial" w:cs="Arial"/>
          <w:color w:val="000000"/>
          <w:sz w:val="18"/>
          <w:szCs w:val="18"/>
          <w:lang w:eastAsia="en-AU"/>
        </w:rPr>
        <w:t>Friedmann</w:t>
      </w:r>
      <w:proofErr w:type="spellEnd"/>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proofErr w:type="spellStart"/>
      <w:r w:rsidRPr="00AC1768">
        <w:rPr>
          <w:rFonts w:ascii="Arial" w:eastAsia="Times New Roman" w:hAnsi="Arial" w:cs="Arial"/>
          <w:color w:val="000000"/>
          <w:sz w:val="20"/>
          <w:szCs w:val="20"/>
          <w:lang w:eastAsia="en-AU"/>
        </w:rPr>
        <w:t>Friedmann</w:t>
      </w:r>
      <w:proofErr w:type="spellEnd"/>
      <w:r w:rsidRPr="00AC1768">
        <w:rPr>
          <w:rFonts w:ascii="Arial" w:eastAsia="Times New Roman" w:hAnsi="Arial" w:cs="Arial"/>
          <w:color w:val="000000"/>
          <w:sz w:val="20"/>
          <w:szCs w:val="20"/>
          <w:lang w:eastAsia="en-AU"/>
        </w:rPr>
        <w:t xml:space="preserve"> was a Russian mathematician and meteorologist who lived a short but eventful life. During the revolution of 1917 whilst besieged by White Russian forces in Petrograd (now St. Petersburg) he heard about Einstein's work on general relativity. He started to derive solutions, publishing his findings in 1922. His key insight was to realise that there was no unique solution to Einstein's equations, rather there was a whole family of solutions possible. This family of solutions thus allowed for different cosmological models of the Universe.</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In </w:t>
      </w:r>
      <w:proofErr w:type="spellStart"/>
      <w:r w:rsidRPr="00AC1768">
        <w:rPr>
          <w:rFonts w:ascii="Arial" w:eastAsia="Times New Roman" w:hAnsi="Arial" w:cs="Arial"/>
          <w:color w:val="000000"/>
          <w:sz w:val="20"/>
          <w:szCs w:val="20"/>
          <w:lang w:eastAsia="en-AU"/>
        </w:rPr>
        <w:t>Friedmann's</w:t>
      </w:r>
      <w:proofErr w:type="spellEnd"/>
      <w:r w:rsidRPr="00AC1768">
        <w:rPr>
          <w:rFonts w:ascii="Arial" w:eastAsia="Times New Roman" w:hAnsi="Arial" w:cs="Arial"/>
          <w:color w:val="000000"/>
          <w:sz w:val="20"/>
          <w:szCs w:val="20"/>
          <w:lang w:eastAsia="en-AU"/>
        </w:rPr>
        <w:t xml:space="preserve"> models the only force that is considered is gravitation. His model universes are </w:t>
      </w:r>
      <w:r w:rsidRPr="00AC1768">
        <w:rPr>
          <w:rFonts w:ascii="Arial" w:eastAsia="Times New Roman" w:hAnsi="Arial" w:cs="Arial"/>
          <w:i/>
          <w:iCs/>
          <w:color w:val="000000"/>
          <w:sz w:val="20"/>
          <w:szCs w:val="20"/>
          <w:lang w:eastAsia="en-AU"/>
        </w:rPr>
        <w:t>homogeneous</w:t>
      </w:r>
      <w:r w:rsidRPr="00AC1768">
        <w:rPr>
          <w:rFonts w:ascii="Arial" w:eastAsia="Times New Roman" w:hAnsi="Arial" w:cs="Arial"/>
          <w:color w:val="000000"/>
          <w:sz w:val="20"/>
          <w:szCs w:val="20"/>
          <w:lang w:eastAsia="en-AU"/>
        </w:rPr>
        <w:t> (the same everywhere on a large enough scale) and </w:t>
      </w:r>
      <w:r w:rsidRPr="00AC1768">
        <w:rPr>
          <w:rFonts w:ascii="Arial" w:eastAsia="Times New Roman" w:hAnsi="Arial" w:cs="Arial"/>
          <w:i/>
          <w:iCs/>
          <w:color w:val="000000"/>
          <w:sz w:val="20"/>
          <w:szCs w:val="20"/>
          <w:lang w:eastAsia="en-AU"/>
        </w:rPr>
        <w:t>isotropic</w:t>
      </w:r>
      <w:r w:rsidRPr="00AC1768">
        <w:rPr>
          <w:rFonts w:ascii="Arial" w:eastAsia="Times New Roman" w:hAnsi="Arial" w:cs="Arial"/>
          <w:color w:val="000000"/>
          <w:sz w:val="20"/>
          <w:szCs w:val="20"/>
          <w:lang w:eastAsia="en-AU"/>
        </w:rPr>
        <w:t> (look the same in every direction). Most importantly they incorporate the concept of </w:t>
      </w:r>
      <w:r w:rsidRPr="00AC1768">
        <w:rPr>
          <w:rFonts w:ascii="Arial" w:eastAsia="Times New Roman" w:hAnsi="Arial" w:cs="Arial"/>
          <w:i/>
          <w:iCs/>
          <w:color w:val="000000"/>
          <w:sz w:val="20"/>
          <w:szCs w:val="20"/>
          <w:lang w:eastAsia="en-AU"/>
        </w:rPr>
        <w:t>expansion</w:t>
      </w:r>
      <w:r w:rsidRPr="00AC1768">
        <w:rPr>
          <w:rFonts w:ascii="Arial" w:eastAsia="Times New Roman" w:hAnsi="Arial" w:cs="Arial"/>
          <w:color w:val="000000"/>
          <w:sz w:val="20"/>
          <w:szCs w:val="20"/>
          <w:lang w:eastAsia="en-AU"/>
        </w:rPr>
        <w:t xml:space="preserve"> and in some cases, contraction. Einstein himself had viewed the Universe as static. </w:t>
      </w:r>
      <w:proofErr w:type="spellStart"/>
      <w:r w:rsidRPr="00AC1768">
        <w:rPr>
          <w:rFonts w:ascii="Arial" w:eastAsia="Times New Roman" w:hAnsi="Arial" w:cs="Arial"/>
          <w:color w:val="000000"/>
          <w:sz w:val="20"/>
          <w:szCs w:val="20"/>
          <w:lang w:eastAsia="en-AU"/>
        </w:rPr>
        <w:t>Friedmann</w:t>
      </w:r>
      <w:proofErr w:type="spellEnd"/>
      <w:r w:rsidRPr="00AC1768">
        <w:rPr>
          <w:rFonts w:ascii="Arial" w:eastAsia="Times New Roman" w:hAnsi="Arial" w:cs="Arial"/>
          <w:color w:val="000000"/>
          <w:sz w:val="20"/>
          <w:szCs w:val="20"/>
          <w:lang w:eastAsia="en-AU"/>
        </w:rPr>
        <w:t xml:space="preserve"> thus provided the theoretical framework for an expanding Universe within the </w:t>
      </w:r>
      <w:proofErr w:type="spellStart"/>
      <w:r w:rsidRPr="00AC1768">
        <w:rPr>
          <w:rFonts w:ascii="Arial" w:eastAsia="Times New Roman" w:hAnsi="Arial" w:cs="Arial"/>
          <w:color w:val="000000"/>
          <w:sz w:val="20"/>
          <w:szCs w:val="20"/>
          <w:lang w:eastAsia="en-AU"/>
        </w:rPr>
        <w:t>spaceteime</w:t>
      </w:r>
      <w:proofErr w:type="spellEnd"/>
      <w:r w:rsidRPr="00AC1768">
        <w:rPr>
          <w:rFonts w:ascii="Arial" w:eastAsia="Times New Roman" w:hAnsi="Arial" w:cs="Arial"/>
          <w:color w:val="000000"/>
          <w:sz w:val="20"/>
          <w:szCs w:val="20"/>
          <w:lang w:eastAsia="en-AU"/>
        </w:rPr>
        <w:t xml:space="preserve"> and mathematics of general relativity. </w:t>
      </w:r>
      <w:proofErr w:type="spellStart"/>
      <w:r w:rsidRPr="00AC1768">
        <w:rPr>
          <w:rFonts w:ascii="Arial" w:eastAsia="Times New Roman" w:hAnsi="Arial" w:cs="Arial"/>
          <w:color w:val="000000"/>
          <w:sz w:val="20"/>
          <w:szCs w:val="20"/>
          <w:lang w:eastAsia="en-AU"/>
        </w:rPr>
        <w:t>Unfortunatley</w:t>
      </w:r>
      <w:proofErr w:type="spellEnd"/>
      <w:r w:rsidRPr="00AC1768">
        <w:rPr>
          <w:rFonts w:ascii="Arial" w:eastAsia="Times New Roman" w:hAnsi="Arial" w:cs="Arial"/>
          <w:color w:val="000000"/>
          <w:sz w:val="20"/>
          <w:szCs w:val="20"/>
          <w:lang w:eastAsia="en-AU"/>
        </w:rPr>
        <w:t xml:space="preserve"> he contracted typhoid and </w:t>
      </w:r>
      <w:proofErr w:type="spellStart"/>
      <w:r w:rsidRPr="00AC1768">
        <w:rPr>
          <w:rFonts w:ascii="Arial" w:eastAsia="Times New Roman" w:hAnsi="Arial" w:cs="Arial"/>
          <w:color w:val="000000"/>
          <w:sz w:val="20"/>
          <w:szCs w:val="20"/>
          <w:lang w:eastAsia="en-AU"/>
        </w:rPr>
        <w:t>and</w:t>
      </w:r>
      <w:proofErr w:type="spellEnd"/>
      <w:r w:rsidRPr="00AC1768">
        <w:rPr>
          <w:rFonts w:ascii="Arial" w:eastAsia="Times New Roman" w:hAnsi="Arial" w:cs="Arial"/>
          <w:color w:val="000000"/>
          <w:sz w:val="20"/>
          <w:szCs w:val="20"/>
          <w:lang w:eastAsia="en-AU"/>
        </w:rPr>
        <w:t xml:space="preserve"> died in 1925 during the Russian civil war before his work became widely known.</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lastRenderedPageBreak/>
        <w:drawing>
          <wp:inline distT="0" distB="0" distL="0" distR="0" wp14:anchorId="6E6E02C6" wp14:editId="0D6D46AA">
            <wp:extent cx="1327785" cy="1524000"/>
            <wp:effectExtent l="0" t="0" r="5715" b="0"/>
            <wp:docPr id="27" name="Picture 27" descr="http://www.atnf.csiro.au/outreach/education/senior/cosmicengine/images/cosmoimg/lemai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tnf.csiro.au/outreach/education/senior/cosmicengine/images/cosmoimg/lemaitr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27785" cy="1524000"/>
                    </a:xfrm>
                    <a:prstGeom prst="rect">
                      <a:avLst/>
                    </a:prstGeom>
                    <a:noFill/>
                    <a:ln>
                      <a:noFill/>
                    </a:ln>
                  </pic:spPr>
                </pic:pic>
              </a:graphicData>
            </a:graphic>
          </wp:inline>
        </w:drawing>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r w:rsidRPr="00AC1768">
        <w:rPr>
          <w:rFonts w:ascii="Arial" w:eastAsia="Times New Roman" w:hAnsi="Arial" w:cs="Arial"/>
          <w:i/>
          <w:iCs/>
          <w:color w:val="000000"/>
          <w:sz w:val="18"/>
          <w:szCs w:val="18"/>
          <w:lang w:eastAsia="en-AU"/>
        </w:rPr>
        <w:t>AIP Emilio Segre Visual Archives</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 xml:space="preserve">Georges </w:t>
      </w:r>
      <w:proofErr w:type="spellStart"/>
      <w:r w:rsidRPr="00AC1768">
        <w:rPr>
          <w:rFonts w:ascii="Arial" w:eastAsia="Times New Roman" w:hAnsi="Arial" w:cs="Arial"/>
          <w:color w:val="000000"/>
          <w:sz w:val="18"/>
          <w:szCs w:val="18"/>
          <w:lang w:eastAsia="en-AU"/>
        </w:rPr>
        <w:t>Lemaître</w:t>
      </w:r>
      <w:proofErr w:type="spellEnd"/>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proofErr w:type="spellStart"/>
      <w:r w:rsidRPr="00AC1768">
        <w:rPr>
          <w:rFonts w:ascii="Arial" w:eastAsia="Times New Roman" w:hAnsi="Arial" w:cs="Arial"/>
          <w:color w:val="000000"/>
          <w:sz w:val="20"/>
          <w:szCs w:val="20"/>
          <w:lang w:eastAsia="en-AU"/>
        </w:rPr>
        <w:t>Friedmann's</w:t>
      </w:r>
      <w:proofErr w:type="spellEnd"/>
      <w:r w:rsidRPr="00AC1768">
        <w:rPr>
          <w:rFonts w:ascii="Arial" w:eastAsia="Times New Roman" w:hAnsi="Arial" w:cs="Arial"/>
          <w:color w:val="000000"/>
          <w:sz w:val="20"/>
          <w:szCs w:val="20"/>
          <w:lang w:eastAsia="en-AU"/>
        </w:rPr>
        <w:t xml:space="preserve"> work was independently verified in 1927 when the Belgian astrophysicist and priest </w:t>
      </w:r>
      <w:r w:rsidRPr="00AC1768">
        <w:rPr>
          <w:rFonts w:ascii="Arial" w:eastAsia="Times New Roman" w:hAnsi="Arial" w:cs="Arial"/>
          <w:b/>
          <w:bCs/>
          <w:color w:val="000000"/>
          <w:sz w:val="20"/>
          <w:szCs w:val="20"/>
          <w:lang w:eastAsia="en-AU"/>
        </w:rPr>
        <w:t xml:space="preserve">Georges </w:t>
      </w:r>
      <w:proofErr w:type="spellStart"/>
      <w:r w:rsidRPr="00AC1768">
        <w:rPr>
          <w:rFonts w:ascii="Arial" w:eastAsia="Times New Roman" w:hAnsi="Arial" w:cs="Arial"/>
          <w:b/>
          <w:bCs/>
          <w:color w:val="000000"/>
          <w:sz w:val="20"/>
          <w:szCs w:val="20"/>
          <w:lang w:eastAsia="en-AU"/>
        </w:rPr>
        <w:t>Lemaître</w:t>
      </w:r>
      <w:proofErr w:type="spellEnd"/>
      <w:r w:rsidRPr="00AC1768">
        <w:rPr>
          <w:rFonts w:ascii="Arial" w:eastAsia="Times New Roman" w:hAnsi="Arial" w:cs="Arial"/>
          <w:color w:val="000000"/>
          <w:sz w:val="20"/>
          <w:szCs w:val="20"/>
          <w:lang w:eastAsia="en-AU"/>
        </w:rPr>
        <w:t xml:space="preserve"> derived the same solutions, unaware of </w:t>
      </w:r>
      <w:proofErr w:type="spellStart"/>
      <w:r w:rsidRPr="00AC1768">
        <w:rPr>
          <w:rFonts w:ascii="Arial" w:eastAsia="Times New Roman" w:hAnsi="Arial" w:cs="Arial"/>
          <w:color w:val="000000"/>
          <w:sz w:val="20"/>
          <w:szCs w:val="20"/>
          <w:lang w:eastAsia="en-AU"/>
        </w:rPr>
        <w:t>Friedmann's</w:t>
      </w:r>
      <w:proofErr w:type="spellEnd"/>
      <w:r w:rsidRPr="00AC1768">
        <w:rPr>
          <w:rFonts w:ascii="Arial" w:eastAsia="Times New Roman" w:hAnsi="Arial" w:cs="Arial"/>
          <w:color w:val="000000"/>
          <w:sz w:val="20"/>
          <w:szCs w:val="20"/>
          <w:lang w:eastAsia="en-AU"/>
        </w:rPr>
        <w:t xml:space="preserve"> earlier work. </w:t>
      </w:r>
      <w:proofErr w:type="spellStart"/>
      <w:r w:rsidRPr="00AC1768">
        <w:rPr>
          <w:rFonts w:ascii="Arial" w:eastAsia="Times New Roman" w:hAnsi="Arial" w:cs="Arial"/>
          <w:color w:val="000000"/>
          <w:sz w:val="20"/>
          <w:szCs w:val="20"/>
          <w:lang w:eastAsia="en-AU"/>
        </w:rPr>
        <w:t>Lemaître</w:t>
      </w:r>
      <w:proofErr w:type="spellEnd"/>
      <w:r w:rsidRPr="00AC1768">
        <w:rPr>
          <w:rFonts w:ascii="Arial" w:eastAsia="Times New Roman" w:hAnsi="Arial" w:cs="Arial"/>
          <w:color w:val="000000"/>
          <w:sz w:val="20"/>
          <w:szCs w:val="20"/>
          <w:lang w:eastAsia="en-AU"/>
        </w:rPr>
        <w:t xml:space="preserve"> also realised that the newly discovered galaxies could be used to show the expansion of the Universe.</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The observational evidence for this was forthcoming through the work of </w:t>
      </w:r>
      <w:hyperlink r:id="rId73" w:history="1">
        <w:r w:rsidRPr="00AC1768">
          <w:rPr>
            <w:rFonts w:ascii="Arial" w:eastAsia="Times New Roman" w:hAnsi="Arial" w:cs="Arial"/>
            <w:color w:val="22A3A6"/>
            <w:sz w:val="20"/>
            <w:szCs w:val="20"/>
            <w:u w:val="single"/>
            <w:lang w:eastAsia="en-AU"/>
          </w:rPr>
          <w:t>Edwin Hubble</w:t>
        </w:r>
      </w:hyperlink>
      <w:r w:rsidRPr="00AC1768">
        <w:rPr>
          <w:rFonts w:ascii="Arial" w:eastAsia="Times New Roman" w:hAnsi="Arial" w:cs="Arial"/>
          <w:color w:val="000000"/>
          <w:sz w:val="20"/>
          <w:szCs w:val="20"/>
          <w:lang w:eastAsia="en-AU"/>
        </w:rPr>
        <w:t>.</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proofErr w:type="spellStart"/>
      <w:r w:rsidRPr="00AC1768">
        <w:rPr>
          <w:rFonts w:ascii="Arial" w:eastAsia="Times New Roman" w:hAnsi="Arial" w:cs="Arial"/>
          <w:color w:val="000000"/>
          <w:sz w:val="20"/>
          <w:szCs w:val="20"/>
          <w:lang w:eastAsia="en-AU"/>
        </w:rPr>
        <w:t>Lemaître</w:t>
      </w:r>
      <w:proofErr w:type="spellEnd"/>
      <w:r w:rsidRPr="00AC1768">
        <w:rPr>
          <w:rFonts w:ascii="Arial" w:eastAsia="Times New Roman" w:hAnsi="Arial" w:cs="Arial"/>
          <w:color w:val="000000"/>
          <w:sz w:val="20"/>
          <w:szCs w:val="20"/>
          <w:lang w:eastAsia="en-AU"/>
        </w:rPr>
        <w:t xml:space="preserve"> went on to apply thermodynamics and quantum theory to consider the entropy or state of order of the Universe. He realised that if the disorder increased over time then the converse should also apply if one went back in time. This led him in 1927 to propose the concept that the Universe began as </w:t>
      </w:r>
      <w:proofErr w:type="spellStart"/>
      <w:r w:rsidRPr="00AC1768">
        <w:rPr>
          <w:rFonts w:ascii="Arial" w:eastAsia="Times New Roman" w:hAnsi="Arial" w:cs="Arial"/>
          <w:color w:val="000000"/>
          <w:sz w:val="20"/>
          <w:szCs w:val="20"/>
          <w:lang w:eastAsia="en-AU"/>
        </w:rPr>
        <w:t>a</w:t>
      </w:r>
      <w:r w:rsidRPr="00AC1768">
        <w:rPr>
          <w:rFonts w:ascii="Arial" w:eastAsia="Times New Roman" w:hAnsi="Arial" w:cs="Arial"/>
          <w:i/>
          <w:iCs/>
          <w:color w:val="000000"/>
          <w:sz w:val="20"/>
          <w:szCs w:val="20"/>
          <w:lang w:eastAsia="en-AU"/>
        </w:rPr>
        <w:t>primeval</w:t>
      </w:r>
      <w:proofErr w:type="spellEnd"/>
      <w:r w:rsidRPr="00AC1768">
        <w:rPr>
          <w:rFonts w:ascii="Arial" w:eastAsia="Times New Roman" w:hAnsi="Arial" w:cs="Arial"/>
          <w:i/>
          <w:iCs/>
          <w:color w:val="000000"/>
          <w:sz w:val="20"/>
          <w:szCs w:val="20"/>
          <w:lang w:eastAsia="en-AU"/>
        </w:rPr>
        <w:t xml:space="preserve"> atom.</w:t>
      </w:r>
      <w:r w:rsidRPr="00AC1768">
        <w:rPr>
          <w:rFonts w:ascii="Arial" w:eastAsia="Times New Roman" w:hAnsi="Arial" w:cs="Arial"/>
          <w:color w:val="000000"/>
          <w:sz w:val="20"/>
          <w:szCs w:val="20"/>
          <w:lang w:eastAsia="en-AU"/>
        </w:rPr>
        <w:t> His theory suggested that all of the mass-energy (10</w:t>
      </w:r>
      <w:r w:rsidRPr="00AC1768">
        <w:rPr>
          <w:rFonts w:ascii="Arial" w:eastAsia="Times New Roman" w:hAnsi="Arial" w:cs="Arial"/>
          <w:color w:val="000000"/>
          <w:sz w:val="15"/>
          <w:szCs w:val="15"/>
          <w:vertAlign w:val="superscript"/>
          <w:lang w:eastAsia="en-AU"/>
        </w:rPr>
        <w:t>51</w:t>
      </w:r>
      <w:r w:rsidRPr="00AC1768">
        <w:rPr>
          <w:rFonts w:ascii="Arial" w:eastAsia="Times New Roman" w:hAnsi="Arial" w:cs="Arial"/>
          <w:color w:val="000000"/>
          <w:sz w:val="20"/>
          <w:szCs w:val="20"/>
          <w:lang w:eastAsia="en-AU"/>
        </w:rPr>
        <w:t xml:space="preserve"> kg) of the universe was concentrated in a single super-atom about one astronomical unit across. The primeval atom would then fragment and the universe expand. </w:t>
      </w:r>
      <w:proofErr w:type="spellStart"/>
      <w:r w:rsidRPr="00AC1768">
        <w:rPr>
          <w:rFonts w:ascii="Arial" w:eastAsia="Times New Roman" w:hAnsi="Arial" w:cs="Arial"/>
          <w:color w:val="000000"/>
          <w:sz w:val="20"/>
          <w:szCs w:val="20"/>
          <w:lang w:eastAsia="en-AU"/>
        </w:rPr>
        <w:t>Lemaître's</w:t>
      </w:r>
      <w:proofErr w:type="spellEnd"/>
      <w:r w:rsidRPr="00AC1768">
        <w:rPr>
          <w:rFonts w:ascii="Arial" w:eastAsia="Times New Roman" w:hAnsi="Arial" w:cs="Arial"/>
          <w:color w:val="000000"/>
          <w:sz w:val="20"/>
          <w:szCs w:val="20"/>
          <w:lang w:eastAsia="en-AU"/>
        </w:rPr>
        <w:t xml:space="preserve"> concept was a precursor of the </w:t>
      </w:r>
      <w:hyperlink r:id="rId74" w:history="1">
        <w:r w:rsidRPr="00AC1768">
          <w:rPr>
            <w:rFonts w:ascii="Arial" w:eastAsia="Times New Roman" w:hAnsi="Arial" w:cs="Arial"/>
            <w:color w:val="22A3A6"/>
            <w:sz w:val="20"/>
            <w:szCs w:val="20"/>
            <w:u w:val="single"/>
            <w:lang w:eastAsia="en-AU"/>
          </w:rPr>
          <w:t>big bang</w:t>
        </w:r>
      </w:hyperlink>
      <w:r w:rsidRPr="00AC1768">
        <w:rPr>
          <w:rFonts w:ascii="Arial" w:eastAsia="Times New Roman" w:hAnsi="Arial" w:cs="Arial"/>
          <w:color w:val="000000"/>
          <w:sz w:val="20"/>
          <w:szCs w:val="20"/>
          <w:lang w:eastAsia="en-AU"/>
        </w:rPr>
        <w:t> model.</w:t>
      </w:r>
    </w:p>
    <w:p w:rsidR="00AC1768" w:rsidRDefault="00AC1768">
      <w:bookmarkStart w:id="4" w:name="_GoBack"/>
      <w:bookmarkEnd w:id="4"/>
      <w:r>
        <w:br w:type="page"/>
      </w:r>
    </w:p>
    <w:p w:rsidR="00AC1768" w:rsidRDefault="00AC1768" w:rsidP="00AC1768">
      <w:pPr>
        <w:shd w:val="clear" w:color="auto" w:fill="FFFFFF"/>
        <w:spacing w:before="270" w:after="195" w:line="390" w:lineRule="atLeast"/>
        <w:outlineLvl w:val="0"/>
        <w:rPr>
          <w:rFonts w:ascii="Arial" w:eastAsia="Times New Roman" w:hAnsi="Arial" w:cs="Arial"/>
          <w:b/>
          <w:bCs/>
          <w:color w:val="004B87"/>
          <w:kern w:val="36"/>
          <w:sz w:val="33"/>
          <w:szCs w:val="33"/>
          <w:lang w:eastAsia="en-AU"/>
        </w:rPr>
      </w:pPr>
      <w:r w:rsidRPr="00AC1768">
        <w:rPr>
          <w:rFonts w:ascii="Arial" w:eastAsia="Times New Roman" w:hAnsi="Arial" w:cs="Arial"/>
          <w:b/>
          <w:bCs/>
          <w:color w:val="004B87"/>
          <w:kern w:val="36"/>
          <w:sz w:val="33"/>
          <w:szCs w:val="33"/>
          <w:lang w:eastAsia="en-AU"/>
        </w:rPr>
        <w:lastRenderedPageBreak/>
        <w:t>Edwin Hubble &amp; the Expanding Universe</w:t>
      </w:r>
    </w:p>
    <w:p w:rsidR="00AC1768" w:rsidRPr="00AC1768" w:rsidRDefault="00AC1768" w:rsidP="00AC1768">
      <w:pPr>
        <w:shd w:val="clear" w:color="auto" w:fill="FFFFFF"/>
        <w:spacing w:after="0" w:line="240" w:lineRule="auto"/>
        <w:outlineLvl w:val="0"/>
        <w:rPr>
          <w:rFonts w:ascii="Arial" w:eastAsia="Times New Roman" w:hAnsi="Arial" w:cs="Arial"/>
          <w:b/>
          <w:bCs/>
          <w:color w:val="004B87"/>
          <w:kern w:val="36"/>
          <w:sz w:val="28"/>
          <w:szCs w:val="28"/>
          <w:lang w:eastAsia="en-AU"/>
        </w:rPr>
      </w:pPr>
      <w:r>
        <w:rPr>
          <w:rFonts w:ascii="Arial" w:eastAsia="Times New Roman" w:hAnsi="Arial" w:cs="Arial"/>
          <w:b/>
          <w:bCs/>
          <w:color w:val="004B87"/>
          <w:kern w:val="36"/>
          <w:sz w:val="28"/>
          <w:szCs w:val="28"/>
          <w:lang w:eastAsia="en-AU"/>
        </w:rPr>
        <w:t>From Australia Telescope National Facility</w:t>
      </w:r>
    </w:p>
    <w:p w:rsidR="00AC1768" w:rsidRPr="00AC1768" w:rsidRDefault="00AC1768" w:rsidP="00AC1768">
      <w:pPr>
        <w:shd w:val="clear" w:color="auto" w:fill="FFFFFF"/>
        <w:spacing w:before="285" w:after="195" w:line="390" w:lineRule="atLeast"/>
        <w:outlineLvl w:val="1"/>
        <w:rPr>
          <w:rFonts w:ascii="Arial" w:eastAsia="Times New Roman" w:hAnsi="Arial" w:cs="Arial"/>
          <w:color w:val="004B87"/>
          <w:sz w:val="33"/>
          <w:szCs w:val="33"/>
          <w:lang w:eastAsia="en-AU"/>
        </w:rPr>
      </w:pPr>
      <w:bookmarkStart w:id="5" w:name="hubbleanchor"/>
      <w:bookmarkEnd w:id="5"/>
      <w:r w:rsidRPr="00AC1768">
        <w:rPr>
          <w:rFonts w:ascii="Arial" w:eastAsia="Times New Roman" w:hAnsi="Arial" w:cs="Arial"/>
          <w:color w:val="004B87"/>
          <w:sz w:val="33"/>
          <w:szCs w:val="33"/>
          <w:lang w:eastAsia="en-AU"/>
        </w:rPr>
        <w:t>Edwin Hubble (1889 - 1953)</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1EDFB4BE" wp14:editId="0725A855">
            <wp:extent cx="1327785" cy="1894205"/>
            <wp:effectExtent l="0" t="0" r="5715" b="0"/>
            <wp:docPr id="19" name="Picture 19" descr="http://www.atnf.csiro.au/outreach/education/senior/cosmicengine/images/cosmoimg/h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tnf.csiro.au/outreach/education/senior/cosmicengine/images/cosmoimg/hubbl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7785" cy="1894205"/>
                    </a:xfrm>
                    <a:prstGeom prst="rect">
                      <a:avLst/>
                    </a:prstGeom>
                    <a:noFill/>
                    <a:ln>
                      <a:noFill/>
                    </a:ln>
                  </pic:spPr>
                </pic:pic>
              </a:graphicData>
            </a:graphic>
          </wp:inline>
        </w:drawing>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hyperlink r:id="rId76" w:history="1">
        <w:r w:rsidRPr="00AC1768">
          <w:rPr>
            <w:rFonts w:ascii="Arial" w:eastAsia="Times New Roman" w:hAnsi="Arial" w:cs="Arial"/>
            <w:i/>
            <w:iCs/>
            <w:color w:val="22A3A6"/>
            <w:sz w:val="18"/>
            <w:szCs w:val="18"/>
            <w:u w:val="single"/>
            <w:lang w:eastAsia="en-AU"/>
          </w:rPr>
          <w:t>Emilio Segre Visual Archives</w:t>
        </w:r>
      </w:hyperlink>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proofErr w:type="gramStart"/>
      <w:r w:rsidRPr="00AC1768">
        <w:rPr>
          <w:rFonts w:ascii="Arial" w:eastAsia="Times New Roman" w:hAnsi="Arial" w:cs="Arial"/>
          <w:color w:val="000000"/>
          <w:sz w:val="18"/>
          <w:szCs w:val="18"/>
          <w:lang w:eastAsia="en-AU"/>
        </w:rPr>
        <w:t>Edwin Hubble at the camera on the Hooker 100 inch telescope on Mt Wilson.</w:t>
      </w:r>
      <w:proofErr w:type="gramEnd"/>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Trained initially as a lawyer, Edwin Hubble moved to astronomy in 1914, working at the famous </w:t>
      </w:r>
      <w:hyperlink r:id="rId77" w:history="1">
        <w:r w:rsidRPr="00AC1768">
          <w:rPr>
            <w:rFonts w:ascii="Arial" w:eastAsia="Times New Roman" w:hAnsi="Arial" w:cs="Arial"/>
            <w:color w:val="22A3A6"/>
            <w:sz w:val="20"/>
            <w:szCs w:val="20"/>
            <w:u w:val="single"/>
            <w:lang w:eastAsia="en-AU"/>
          </w:rPr>
          <w:t>Yerkes Observatory</w:t>
        </w:r>
      </w:hyperlink>
      <w:r w:rsidRPr="00AC1768">
        <w:rPr>
          <w:rFonts w:ascii="Arial" w:eastAsia="Times New Roman" w:hAnsi="Arial" w:cs="Arial"/>
          <w:color w:val="000000"/>
          <w:sz w:val="20"/>
          <w:szCs w:val="20"/>
          <w:lang w:eastAsia="en-AU"/>
        </w:rPr>
        <w:t> near Chicago. He went on to have a profound influence on our understanding of the Universe. Using the largest telescope of his time, the 100 inch Hooker telescope on </w:t>
      </w:r>
      <w:hyperlink r:id="rId78" w:history="1">
        <w:r w:rsidRPr="00AC1768">
          <w:rPr>
            <w:rFonts w:ascii="Arial" w:eastAsia="Times New Roman" w:hAnsi="Arial" w:cs="Arial"/>
            <w:color w:val="22A3A6"/>
            <w:sz w:val="20"/>
            <w:szCs w:val="20"/>
            <w:u w:val="single"/>
            <w:lang w:eastAsia="en-AU"/>
          </w:rPr>
          <w:t>Mount Wilson</w:t>
        </w:r>
      </w:hyperlink>
      <w:r w:rsidRPr="00AC1768">
        <w:rPr>
          <w:rFonts w:ascii="Arial" w:eastAsia="Times New Roman" w:hAnsi="Arial" w:cs="Arial"/>
          <w:color w:val="000000"/>
          <w:sz w:val="20"/>
          <w:szCs w:val="20"/>
          <w:lang w:eastAsia="en-AU"/>
        </w:rPr>
        <w:t> in California, he helped resolve one of the great debates in early twentieth century astronomy.</w:t>
      </w:r>
    </w:p>
    <w:p w:rsidR="00AC1768" w:rsidRPr="00AC1768" w:rsidRDefault="00AC1768" w:rsidP="00AC1768">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6" w:name="islanduniverses"/>
      <w:bookmarkEnd w:id="6"/>
      <w:r w:rsidRPr="00AC1768">
        <w:rPr>
          <w:rFonts w:ascii="Arial" w:eastAsia="Times New Roman" w:hAnsi="Arial" w:cs="Arial"/>
          <w:color w:val="6D6F71"/>
          <w:sz w:val="27"/>
          <w:szCs w:val="27"/>
          <w:lang w:eastAsia="en-AU"/>
        </w:rPr>
        <w:t>Island Universes</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One of the unsolved problems in early twentieth century astronomy was the question of what were </w:t>
      </w:r>
      <w:proofErr w:type="gramStart"/>
      <w:r w:rsidRPr="00AC1768">
        <w:rPr>
          <w:rFonts w:ascii="Arial" w:eastAsia="Times New Roman" w:hAnsi="Arial" w:cs="Arial"/>
          <w:color w:val="000000"/>
          <w:sz w:val="20"/>
          <w:szCs w:val="20"/>
          <w:lang w:eastAsia="en-AU"/>
        </w:rPr>
        <w:t>nebulae?</w:t>
      </w:r>
      <w:proofErr w:type="gramEnd"/>
      <w:r w:rsidRPr="00AC1768">
        <w:rPr>
          <w:rFonts w:ascii="Arial" w:eastAsia="Times New Roman" w:hAnsi="Arial" w:cs="Arial"/>
          <w:color w:val="000000"/>
          <w:sz w:val="20"/>
          <w:szCs w:val="20"/>
          <w:lang w:eastAsia="en-AU"/>
        </w:rPr>
        <w:t xml:space="preserve"> These gaseous, fuzzy clouds were thought by some astronomers to be embryonic solar systems forming while others thought that they were "island universe" like our own Milky Way galaxy. The advent of spectroscopy and photography in that late nineteenth century when used on the latest generation of large reflecting telescopes in the early twentieth century provided astronomers with the tools to study these objects.</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Hubble used the 100 inch Hooker Telescope on Mount Wilson, then the largest telescope in the world, to study the Andromeda Nebula, M 31. In 1923 he identified some of the stars within it as </w:t>
      </w:r>
      <w:r w:rsidRPr="00AC1768">
        <w:rPr>
          <w:rFonts w:ascii="Arial" w:eastAsia="Times New Roman" w:hAnsi="Arial" w:cs="Arial"/>
          <w:i/>
          <w:iCs/>
          <w:color w:val="000000"/>
          <w:sz w:val="20"/>
          <w:szCs w:val="20"/>
          <w:lang w:eastAsia="en-AU"/>
        </w:rPr>
        <w:t>Cepheid</w:t>
      </w:r>
      <w:r w:rsidRPr="00AC1768">
        <w:rPr>
          <w:rFonts w:ascii="Arial" w:eastAsia="Times New Roman" w:hAnsi="Arial" w:cs="Arial"/>
          <w:color w:val="000000"/>
          <w:sz w:val="20"/>
          <w:szCs w:val="20"/>
          <w:lang w:eastAsia="en-AU"/>
        </w:rPr>
        <w:t xml:space="preserve"> variables. These are periodic variable </w:t>
      </w:r>
      <w:proofErr w:type="gramStart"/>
      <w:r w:rsidRPr="00AC1768">
        <w:rPr>
          <w:rFonts w:ascii="Arial" w:eastAsia="Times New Roman" w:hAnsi="Arial" w:cs="Arial"/>
          <w:color w:val="000000"/>
          <w:sz w:val="20"/>
          <w:szCs w:val="20"/>
          <w:lang w:eastAsia="en-AU"/>
        </w:rPr>
        <w:t>stars, that is</w:t>
      </w:r>
      <w:proofErr w:type="gramEnd"/>
      <w:r w:rsidRPr="00AC1768">
        <w:rPr>
          <w:rFonts w:ascii="Arial" w:eastAsia="Times New Roman" w:hAnsi="Arial" w:cs="Arial"/>
          <w:color w:val="000000"/>
          <w:sz w:val="20"/>
          <w:szCs w:val="20"/>
          <w:lang w:eastAsia="en-AU"/>
        </w:rPr>
        <w:t xml:space="preserve"> stars that vary their brightness in a regular way. Earlier, in 1908 </w:t>
      </w:r>
      <w:r w:rsidRPr="00AC1768">
        <w:rPr>
          <w:rFonts w:ascii="Arial" w:eastAsia="Times New Roman" w:hAnsi="Arial" w:cs="Arial"/>
          <w:b/>
          <w:bCs/>
          <w:color w:val="000000"/>
          <w:sz w:val="20"/>
          <w:szCs w:val="20"/>
          <w:lang w:eastAsia="en-AU"/>
        </w:rPr>
        <w:t>Henrietta Swan Leavitt</w:t>
      </w:r>
      <w:r w:rsidRPr="00AC1768">
        <w:rPr>
          <w:rFonts w:ascii="Arial" w:eastAsia="Times New Roman" w:hAnsi="Arial" w:cs="Arial"/>
          <w:color w:val="000000"/>
          <w:sz w:val="20"/>
          <w:szCs w:val="20"/>
          <w:lang w:eastAsia="en-AU"/>
        </w:rPr>
        <w:t xml:space="preserve">, working at the Harvard College Observatory discovered that Cepheid variables in fact obey a period-luminosity relationship; the longer the period of a Cepheid, the more intrinsically luminous it is. This allowed Hubble to observe the </w:t>
      </w:r>
      <w:proofErr w:type="spellStart"/>
      <w:r w:rsidRPr="00AC1768">
        <w:rPr>
          <w:rFonts w:ascii="Arial" w:eastAsia="Times New Roman" w:hAnsi="Arial" w:cs="Arial"/>
          <w:color w:val="000000"/>
          <w:sz w:val="20"/>
          <w:szCs w:val="20"/>
          <w:lang w:eastAsia="en-AU"/>
        </w:rPr>
        <w:t>Cepheids</w:t>
      </w:r>
      <w:proofErr w:type="spellEnd"/>
      <w:r w:rsidRPr="00AC1768">
        <w:rPr>
          <w:rFonts w:ascii="Arial" w:eastAsia="Times New Roman" w:hAnsi="Arial" w:cs="Arial"/>
          <w:color w:val="000000"/>
          <w:sz w:val="20"/>
          <w:szCs w:val="20"/>
          <w:lang w:eastAsia="en-AU"/>
        </w:rPr>
        <w:t xml:space="preserve"> over time and measure their varying </w:t>
      </w:r>
      <w:proofErr w:type="spellStart"/>
      <w:r w:rsidRPr="00AC1768">
        <w:rPr>
          <w:rFonts w:ascii="Arial" w:eastAsia="Times New Roman" w:hAnsi="Arial" w:cs="Arial"/>
          <w:color w:val="000000"/>
          <w:sz w:val="20"/>
          <w:szCs w:val="20"/>
          <w:lang w:eastAsia="en-AU"/>
        </w:rPr>
        <w:t>brightnesses</w:t>
      </w:r>
      <w:proofErr w:type="spellEnd"/>
      <w:r w:rsidRPr="00AC1768">
        <w:rPr>
          <w:rFonts w:ascii="Arial" w:eastAsia="Times New Roman" w:hAnsi="Arial" w:cs="Arial"/>
          <w:color w:val="000000"/>
          <w:sz w:val="20"/>
          <w:szCs w:val="20"/>
          <w:lang w:eastAsia="en-AU"/>
        </w:rPr>
        <w:t xml:space="preserve"> to determine their periods. He could then apply the period-luminosity relationship to calculate the distance to the stars and hence the distance to the Andromeda Nebula that they were in. By 1924 Hubble had calculated that the distance to the Andromeda Nebula was 900,000 light years.</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19C9E25C" wp14:editId="70FD9F49">
            <wp:extent cx="1426210" cy="1034415"/>
            <wp:effectExtent l="0" t="0" r="2540" b="0"/>
            <wp:docPr id="20" name="Picture 20" descr="http://www.atnf.csiro.au/outreach/education/senior/cosmicengine/images/cosmoimg/androm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tnf.csiro.au/outreach/education/senior/cosmicengine/images/cosmoimg/andromeda.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26210" cy="1034415"/>
                    </a:xfrm>
                    <a:prstGeom prst="rect">
                      <a:avLst/>
                    </a:prstGeom>
                    <a:noFill/>
                    <a:ln>
                      <a:noFill/>
                    </a:ln>
                  </pic:spPr>
                </pic:pic>
              </a:graphicData>
            </a:graphic>
          </wp:inline>
        </w:drawing>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hyperlink r:id="rId80" w:history="1">
        <w:r w:rsidRPr="00AC1768">
          <w:rPr>
            <w:rFonts w:ascii="Arial" w:eastAsia="Times New Roman" w:hAnsi="Arial" w:cs="Arial"/>
            <w:i/>
            <w:iCs/>
            <w:color w:val="22A3A6"/>
            <w:sz w:val="18"/>
            <w:szCs w:val="18"/>
            <w:u w:val="single"/>
            <w:lang w:eastAsia="en-AU"/>
          </w:rPr>
          <w:t>NASA APOD</w:t>
        </w:r>
      </w:hyperlink>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proofErr w:type="gramStart"/>
      <w:r w:rsidRPr="00AC1768">
        <w:rPr>
          <w:rFonts w:ascii="Arial" w:eastAsia="Times New Roman" w:hAnsi="Arial" w:cs="Arial"/>
          <w:color w:val="000000"/>
          <w:sz w:val="18"/>
          <w:szCs w:val="18"/>
          <w:lang w:eastAsia="en-AU"/>
        </w:rPr>
        <w:t>The Andromeda galaxy, M31.</w:t>
      </w:r>
      <w:proofErr w:type="gramEnd"/>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Supporting evidence came from the work of </w:t>
      </w:r>
      <w:proofErr w:type="spellStart"/>
      <w:r w:rsidRPr="00AC1768">
        <w:rPr>
          <w:rFonts w:ascii="Arial" w:eastAsia="Times New Roman" w:hAnsi="Arial" w:cs="Arial"/>
          <w:b/>
          <w:bCs/>
          <w:color w:val="000000"/>
          <w:sz w:val="20"/>
          <w:szCs w:val="20"/>
          <w:lang w:eastAsia="en-AU"/>
        </w:rPr>
        <w:t>Vesto</w:t>
      </w:r>
      <w:proofErr w:type="spellEnd"/>
      <w:r w:rsidRPr="00AC1768">
        <w:rPr>
          <w:rFonts w:ascii="Arial" w:eastAsia="Times New Roman" w:hAnsi="Arial" w:cs="Arial"/>
          <w:b/>
          <w:bCs/>
          <w:color w:val="000000"/>
          <w:sz w:val="20"/>
          <w:szCs w:val="20"/>
          <w:lang w:eastAsia="en-AU"/>
        </w:rPr>
        <w:t xml:space="preserve"> </w:t>
      </w:r>
      <w:proofErr w:type="spellStart"/>
      <w:r w:rsidRPr="00AC1768">
        <w:rPr>
          <w:rFonts w:ascii="Arial" w:eastAsia="Times New Roman" w:hAnsi="Arial" w:cs="Arial"/>
          <w:b/>
          <w:bCs/>
          <w:color w:val="000000"/>
          <w:sz w:val="20"/>
          <w:szCs w:val="20"/>
          <w:lang w:eastAsia="en-AU"/>
        </w:rPr>
        <w:t>Sliphe</w:t>
      </w:r>
      <w:r w:rsidRPr="00AC1768">
        <w:rPr>
          <w:rFonts w:ascii="Arial" w:eastAsia="Times New Roman" w:hAnsi="Arial" w:cs="Arial"/>
          <w:color w:val="000000"/>
          <w:sz w:val="20"/>
          <w:szCs w:val="20"/>
          <w:lang w:eastAsia="en-AU"/>
        </w:rPr>
        <w:t>r</w:t>
      </w:r>
      <w:proofErr w:type="spellEnd"/>
      <w:r w:rsidRPr="00AC1768">
        <w:rPr>
          <w:rFonts w:ascii="Arial" w:eastAsia="Times New Roman" w:hAnsi="Arial" w:cs="Arial"/>
          <w:color w:val="000000"/>
          <w:sz w:val="20"/>
          <w:szCs w:val="20"/>
          <w:lang w:eastAsia="en-AU"/>
        </w:rPr>
        <w:t xml:space="preserve"> at the Lowell Observatory in Arizona. He had started measuring the </w:t>
      </w:r>
      <w:r w:rsidRPr="00AC1768">
        <w:rPr>
          <w:rFonts w:ascii="Arial" w:eastAsia="Times New Roman" w:hAnsi="Arial" w:cs="Arial"/>
          <w:i/>
          <w:iCs/>
          <w:color w:val="000000"/>
          <w:sz w:val="20"/>
          <w:szCs w:val="20"/>
          <w:lang w:eastAsia="en-AU"/>
        </w:rPr>
        <w:t>Doppler shift</w:t>
      </w:r>
      <w:r w:rsidRPr="00AC1768">
        <w:rPr>
          <w:rFonts w:ascii="Arial" w:eastAsia="Times New Roman" w:hAnsi="Arial" w:cs="Arial"/>
          <w:color w:val="000000"/>
          <w:sz w:val="20"/>
          <w:szCs w:val="20"/>
          <w:lang w:eastAsia="en-AU"/>
        </w:rPr>
        <w:t> of spectral lines from spiral nebulae in 1912. By 1925 he had shown that most exhibited redshifts in their spectral lines. He interpreted this as meaning that they were in fact moving away relative to us so their spectrum was shifted to longer (</w:t>
      </w:r>
      <w:proofErr w:type="spellStart"/>
      <w:r w:rsidRPr="00AC1768">
        <w:rPr>
          <w:rFonts w:ascii="Arial" w:eastAsia="Times New Roman" w:hAnsi="Arial" w:cs="Arial"/>
          <w:color w:val="000000"/>
          <w:sz w:val="20"/>
          <w:szCs w:val="20"/>
          <w:lang w:eastAsia="en-AU"/>
        </w:rPr>
        <w:t>ie</w:t>
      </w:r>
      <w:proofErr w:type="spellEnd"/>
      <w:r w:rsidRPr="00AC1768">
        <w:rPr>
          <w:rFonts w:ascii="Arial" w:eastAsia="Times New Roman" w:hAnsi="Arial" w:cs="Arial"/>
          <w:color w:val="000000"/>
          <w:sz w:val="20"/>
          <w:szCs w:val="20"/>
          <w:lang w:eastAsia="en-AU"/>
        </w:rPr>
        <w:t> </w:t>
      </w:r>
      <w:r w:rsidRPr="00AC1768">
        <w:rPr>
          <w:rFonts w:ascii="Arial" w:eastAsia="Times New Roman" w:hAnsi="Arial" w:cs="Arial"/>
          <w:i/>
          <w:iCs/>
          <w:color w:val="000000"/>
          <w:sz w:val="20"/>
          <w:szCs w:val="20"/>
          <w:lang w:eastAsia="en-AU"/>
        </w:rPr>
        <w:t>redder</w:t>
      </w:r>
      <w:r w:rsidRPr="00AC1768">
        <w:rPr>
          <w:rFonts w:ascii="Arial" w:eastAsia="Times New Roman" w:hAnsi="Arial" w:cs="Arial"/>
          <w:color w:val="000000"/>
          <w:sz w:val="20"/>
          <w:szCs w:val="20"/>
          <w:lang w:eastAsia="en-AU"/>
        </w:rPr>
        <w:t>) wavelengths). Whilst he calculated that the Andromeda spiral was moving towards us at 300 km.s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xml:space="preserve"> he soon found others moving </w:t>
      </w:r>
      <w:proofErr w:type="gramStart"/>
      <w:r w:rsidRPr="00AC1768">
        <w:rPr>
          <w:rFonts w:ascii="Arial" w:eastAsia="Times New Roman" w:hAnsi="Arial" w:cs="Arial"/>
          <w:color w:val="000000"/>
          <w:sz w:val="20"/>
          <w:szCs w:val="20"/>
          <w:lang w:eastAsia="en-AU"/>
        </w:rPr>
        <w:t>away at 1,100 km.s</w:t>
      </w:r>
      <w:r w:rsidRPr="00AC1768">
        <w:rPr>
          <w:rFonts w:ascii="Arial" w:eastAsia="Times New Roman" w:hAnsi="Arial" w:cs="Arial"/>
          <w:color w:val="000000"/>
          <w:sz w:val="15"/>
          <w:szCs w:val="15"/>
          <w:vertAlign w:val="superscript"/>
          <w:lang w:eastAsia="en-AU"/>
        </w:rPr>
        <w:t>-1</w:t>
      </w:r>
      <w:proofErr w:type="gramEnd"/>
      <w:r w:rsidRPr="00AC1768">
        <w:rPr>
          <w:rFonts w:ascii="Arial" w:eastAsia="Times New Roman" w:hAnsi="Arial" w:cs="Arial"/>
          <w:color w:val="000000"/>
          <w:sz w:val="20"/>
          <w:szCs w:val="20"/>
          <w:lang w:eastAsia="en-AU"/>
        </w:rPr>
        <w:t>. These speeds exceeded that of any known star in the Milky Way.</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Taken together the evidence eventually convinced astronomers that "spiral "nebulae" such as Andromeda were in fact separate "island universes" of billions of stars like our own Milky Way but more distant. We now call these </w:t>
      </w:r>
      <w:r w:rsidRPr="00AC1768">
        <w:rPr>
          <w:rFonts w:ascii="Arial" w:eastAsia="Times New Roman" w:hAnsi="Arial" w:cs="Arial"/>
          <w:i/>
          <w:iCs/>
          <w:color w:val="000000"/>
          <w:sz w:val="20"/>
          <w:szCs w:val="20"/>
          <w:lang w:eastAsia="en-AU"/>
        </w:rPr>
        <w:t>galaxies</w:t>
      </w:r>
      <w:r w:rsidRPr="00AC1768">
        <w:rPr>
          <w:rFonts w:ascii="Arial" w:eastAsia="Times New Roman" w:hAnsi="Arial" w:cs="Arial"/>
          <w:color w:val="000000"/>
          <w:sz w:val="20"/>
          <w:szCs w:val="20"/>
          <w:lang w:eastAsia="en-AU"/>
        </w:rPr>
        <w:t> instead of island universes.</w:t>
      </w:r>
    </w:p>
    <w:p w:rsidR="00AC1768" w:rsidRPr="00AC1768" w:rsidRDefault="00AC1768" w:rsidP="00AC1768">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7" w:name="hubblelaw"/>
      <w:bookmarkEnd w:id="7"/>
      <w:r w:rsidRPr="00AC1768">
        <w:rPr>
          <w:rFonts w:ascii="Arial" w:eastAsia="Times New Roman" w:hAnsi="Arial" w:cs="Arial"/>
          <w:color w:val="6D6F71"/>
          <w:sz w:val="27"/>
          <w:szCs w:val="27"/>
          <w:lang w:eastAsia="en-AU"/>
        </w:rPr>
        <w:lastRenderedPageBreak/>
        <w:t>The Expanding Universe &amp; Hubble's law</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Hubble, aided by </w:t>
      </w:r>
      <w:r w:rsidRPr="00AC1768">
        <w:rPr>
          <w:rFonts w:ascii="Arial" w:eastAsia="Times New Roman" w:hAnsi="Arial" w:cs="Arial"/>
          <w:b/>
          <w:bCs/>
          <w:color w:val="000000"/>
          <w:sz w:val="20"/>
          <w:szCs w:val="20"/>
          <w:lang w:eastAsia="en-AU"/>
        </w:rPr>
        <w:t xml:space="preserve">Milton </w:t>
      </w:r>
      <w:proofErr w:type="spellStart"/>
      <w:r w:rsidRPr="00AC1768">
        <w:rPr>
          <w:rFonts w:ascii="Arial" w:eastAsia="Times New Roman" w:hAnsi="Arial" w:cs="Arial"/>
          <w:b/>
          <w:bCs/>
          <w:color w:val="000000"/>
          <w:sz w:val="20"/>
          <w:szCs w:val="20"/>
          <w:lang w:eastAsia="en-AU"/>
        </w:rPr>
        <w:t>Humason</w:t>
      </w:r>
      <w:proofErr w:type="spellEnd"/>
      <w:r w:rsidRPr="00AC1768">
        <w:rPr>
          <w:rFonts w:ascii="Arial" w:eastAsia="Times New Roman" w:hAnsi="Arial" w:cs="Arial"/>
          <w:color w:val="000000"/>
          <w:sz w:val="20"/>
          <w:szCs w:val="20"/>
          <w:lang w:eastAsia="en-AU"/>
        </w:rPr>
        <w:t xml:space="preserve"> extended the work of </w:t>
      </w:r>
      <w:proofErr w:type="spellStart"/>
      <w:r w:rsidRPr="00AC1768">
        <w:rPr>
          <w:rFonts w:ascii="Arial" w:eastAsia="Times New Roman" w:hAnsi="Arial" w:cs="Arial"/>
          <w:color w:val="000000"/>
          <w:sz w:val="20"/>
          <w:szCs w:val="20"/>
          <w:lang w:eastAsia="en-AU"/>
        </w:rPr>
        <w:t>Slipher</w:t>
      </w:r>
      <w:proofErr w:type="spellEnd"/>
      <w:r w:rsidRPr="00AC1768">
        <w:rPr>
          <w:rFonts w:ascii="Arial" w:eastAsia="Times New Roman" w:hAnsi="Arial" w:cs="Arial"/>
          <w:color w:val="000000"/>
          <w:sz w:val="20"/>
          <w:szCs w:val="20"/>
          <w:lang w:eastAsia="en-AU"/>
        </w:rPr>
        <w:t xml:space="preserve"> by using the larger Hooker telescope. He took long exposures of the spectra of faint galaxies. By measuring the amount of shift of specific spectral lines relative to those produced by reference arc lamps in the spectrograph he was able to calculate values for the galaxy velocities. A few nearby galaxies had velocities that meant they were moving towards our own Milky </w:t>
      </w:r>
      <w:proofErr w:type="gramStart"/>
      <w:r w:rsidRPr="00AC1768">
        <w:rPr>
          <w:rFonts w:ascii="Arial" w:eastAsia="Times New Roman" w:hAnsi="Arial" w:cs="Arial"/>
          <w:color w:val="000000"/>
          <w:sz w:val="20"/>
          <w:szCs w:val="20"/>
          <w:lang w:eastAsia="en-AU"/>
        </w:rPr>
        <w:t>Way, that</w:t>
      </w:r>
      <w:proofErr w:type="gramEnd"/>
      <w:r w:rsidRPr="00AC1768">
        <w:rPr>
          <w:rFonts w:ascii="Arial" w:eastAsia="Times New Roman" w:hAnsi="Arial" w:cs="Arial"/>
          <w:color w:val="000000"/>
          <w:sz w:val="20"/>
          <w:szCs w:val="20"/>
          <w:lang w:eastAsia="en-AU"/>
        </w:rPr>
        <w:t xml:space="preserve"> is their lines were </w:t>
      </w:r>
      <w:proofErr w:type="spellStart"/>
      <w:r w:rsidRPr="00AC1768">
        <w:rPr>
          <w:rFonts w:ascii="Arial" w:eastAsia="Times New Roman" w:hAnsi="Arial" w:cs="Arial"/>
          <w:color w:val="000000"/>
          <w:sz w:val="20"/>
          <w:szCs w:val="20"/>
          <w:lang w:eastAsia="en-AU"/>
        </w:rPr>
        <w:t>blueshifted</w:t>
      </w:r>
      <w:proofErr w:type="spellEnd"/>
      <w:r w:rsidRPr="00AC1768">
        <w:rPr>
          <w:rFonts w:ascii="Arial" w:eastAsia="Times New Roman" w:hAnsi="Arial" w:cs="Arial"/>
          <w:color w:val="000000"/>
          <w:sz w:val="20"/>
          <w:szCs w:val="20"/>
          <w:lang w:eastAsia="en-AU"/>
        </w:rPr>
        <w:t xml:space="preserve"> but most exhibited redshift and hence had </w:t>
      </w:r>
      <w:r w:rsidRPr="00AC1768">
        <w:rPr>
          <w:rFonts w:ascii="Arial" w:eastAsia="Times New Roman" w:hAnsi="Arial" w:cs="Arial"/>
          <w:i/>
          <w:iCs/>
          <w:color w:val="000000"/>
          <w:sz w:val="20"/>
          <w:szCs w:val="20"/>
          <w:lang w:eastAsia="en-AU"/>
        </w:rPr>
        <w:t>recession velocities</w:t>
      </w:r>
      <w:r w:rsidRPr="00AC1768">
        <w:rPr>
          <w:rFonts w:ascii="Arial" w:eastAsia="Times New Roman" w:hAnsi="Arial" w:cs="Arial"/>
          <w:color w:val="000000"/>
          <w:sz w:val="20"/>
          <w:szCs w:val="20"/>
          <w:lang w:eastAsia="en-AU"/>
        </w:rPr>
        <w:t>. The majority of galaxies therefore appeared to be moving away from our own galaxy. Hubble found that that those with a smaller image in a photograph had higher redshifts. This is shown in the diagram below that shows the images and spectra of some of the galaxies he observed.</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7A15083A" wp14:editId="13E98040">
            <wp:extent cx="3951514" cy="4271300"/>
            <wp:effectExtent l="0" t="0" r="0" b="0"/>
            <wp:docPr id="21" name="Picture 21" descr="http://www.atnf.csiro.au/outreach/education/senior/cosmicengine/images/cosmoimg/hubbleredsh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tnf.csiro.au/outreach/education/senior/cosmicengine/images/cosmoimg/hubbleredshift.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51617" cy="4271412"/>
                    </a:xfrm>
                    <a:prstGeom prst="rect">
                      <a:avLst/>
                    </a:prstGeom>
                    <a:noFill/>
                    <a:ln>
                      <a:noFill/>
                    </a:ln>
                  </pic:spPr>
                </pic:pic>
              </a:graphicData>
            </a:graphic>
          </wp:inline>
        </w:drawing>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proofErr w:type="gramStart"/>
      <w:r w:rsidRPr="00AC1768">
        <w:rPr>
          <w:rFonts w:ascii="Arial" w:eastAsia="Times New Roman" w:hAnsi="Arial" w:cs="Arial"/>
          <w:color w:val="000000"/>
          <w:sz w:val="18"/>
          <w:szCs w:val="18"/>
          <w:lang w:eastAsia="en-AU"/>
        </w:rPr>
        <w:t>Hubble's observations of galaxies with the redshift in their spectral lines.</w:t>
      </w:r>
      <w:proofErr w:type="gramEnd"/>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He inferred that galaxies were similar to each other in size so those that appeared smaller must be further away. By plotting the velocity of the galaxies against their distance he came across an interesting relationship. This is now known as Hubble's law and is shown in the following plot.</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17E8EDCF" wp14:editId="5DF7CF6D">
            <wp:extent cx="3156585" cy="2971800"/>
            <wp:effectExtent l="0" t="0" r="5715" b="0"/>
            <wp:docPr id="22" name="Picture 22" descr="http://www.atnf.csiro.au/outreach/education/senior/cosmicengine/images/cosmoimg/hubla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tnf.csiro.au/outreach/education/senior/cosmicengine/images/cosmoimg/hublaw1.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56585" cy="2971800"/>
                    </a:xfrm>
                    <a:prstGeom prst="rect">
                      <a:avLst/>
                    </a:prstGeom>
                    <a:noFill/>
                    <a:ln>
                      <a:noFill/>
                    </a:ln>
                  </pic:spPr>
                </pic:pic>
              </a:graphicData>
            </a:graphic>
          </wp:inline>
        </w:drawing>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proofErr w:type="gramStart"/>
      <w:r w:rsidRPr="00AC1768">
        <w:rPr>
          <w:rFonts w:ascii="Arial" w:eastAsia="Times New Roman" w:hAnsi="Arial" w:cs="Arial"/>
          <w:color w:val="000000"/>
          <w:sz w:val="18"/>
          <w:szCs w:val="18"/>
          <w:lang w:eastAsia="en-AU"/>
        </w:rPr>
        <w:lastRenderedPageBreak/>
        <w:t>Hubble's distance-velocity relationship for galaxies based on his original data.</w:t>
      </w:r>
      <w:proofErr w:type="gramEnd"/>
      <w:r w:rsidRPr="00AC1768">
        <w:rPr>
          <w:rFonts w:ascii="Arial" w:eastAsia="Times New Roman" w:hAnsi="Arial" w:cs="Arial"/>
          <w:color w:val="000000"/>
          <w:sz w:val="18"/>
          <w:szCs w:val="18"/>
          <w:lang w:eastAsia="en-AU"/>
        </w:rPr>
        <w:t xml:space="preserve"> This is now known as </w:t>
      </w:r>
      <w:r w:rsidRPr="00AC1768">
        <w:rPr>
          <w:rFonts w:ascii="Arial" w:eastAsia="Times New Roman" w:hAnsi="Arial" w:cs="Arial"/>
          <w:i/>
          <w:iCs/>
          <w:color w:val="000000"/>
          <w:sz w:val="18"/>
          <w:szCs w:val="18"/>
          <w:lang w:eastAsia="en-AU"/>
        </w:rPr>
        <w:t>Hubble's Law</w:t>
      </w:r>
      <w:r w:rsidRPr="00AC1768">
        <w:rPr>
          <w:rFonts w:ascii="Arial" w:eastAsia="Times New Roman" w:hAnsi="Arial" w:cs="Arial"/>
          <w:color w:val="000000"/>
          <w:sz w:val="18"/>
          <w:szCs w:val="18"/>
          <w:lang w:eastAsia="en-AU"/>
        </w:rPr>
        <w:t> and is interpreted as evidence for an expanding Universe.</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If you study the above plot you will see that the more distant a galaxy is, on average, the faster it is receding from us. In fact Hubble realised he could fit a linear relationship to his data, as shown by the pale blue line of best fit. The slope of this line is a constant and is now known as the </w:t>
      </w:r>
      <w:r w:rsidRPr="00AC1768">
        <w:rPr>
          <w:rFonts w:ascii="Arial" w:eastAsia="Times New Roman" w:hAnsi="Arial" w:cs="Arial"/>
          <w:i/>
          <w:iCs/>
          <w:color w:val="000000"/>
          <w:sz w:val="20"/>
          <w:szCs w:val="20"/>
          <w:lang w:eastAsia="en-AU"/>
        </w:rPr>
        <w:t>Hubble constan</w:t>
      </w:r>
      <w:r w:rsidRPr="00AC1768">
        <w:rPr>
          <w:rFonts w:ascii="Arial" w:eastAsia="Times New Roman" w:hAnsi="Arial" w:cs="Arial"/>
          <w:color w:val="000000"/>
          <w:sz w:val="20"/>
          <w:szCs w:val="20"/>
          <w:lang w:eastAsia="en-AU"/>
        </w:rPr>
        <w:t>t,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This relationship is expressed mathematically as:</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proofErr w:type="gramStart"/>
      <w:r w:rsidRPr="00AC1768">
        <w:rPr>
          <w:rFonts w:ascii="Arial" w:eastAsia="Times New Roman" w:hAnsi="Arial" w:cs="Arial"/>
          <w:i/>
          <w:iCs/>
          <w:color w:val="000000"/>
          <w:sz w:val="18"/>
          <w:szCs w:val="18"/>
          <w:lang w:eastAsia="en-AU"/>
        </w:rPr>
        <w:t>v</w:t>
      </w:r>
      <w:proofErr w:type="gramEnd"/>
      <w:r w:rsidRPr="00AC1768">
        <w:rPr>
          <w:rFonts w:ascii="Arial" w:eastAsia="Times New Roman" w:hAnsi="Arial" w:cs="Arial"/>
          <w:color w:val="000000"/>
          <w:sz w:val="18"/>
          <w:szCs w:val="18"/>
          <w:lang w:eastAsia="en-AU"/>
        </w:rPr>
        <w:t> </w:t>
      </w:r>
      <w:r w:rsidRPr="00AC1768">
        <w:rPr>
          <w:rFonts w:ascii="Cambria Math" w:eastAsia="Times New Roman" w:hAnsi="Cambria Math" w:cs="Cambria Math"/>
          <w:color w:val="000000"/>
          <w:sz w:val="18"/>
          <w:szCs w:val="18"/>
          <w:lang w:eastAsia="en-AU"/>
        </w:rPr>
        <w:t>∝</w:t>
      </w:r>
      <w:r w:rsidRPr="00AC1768">
        <w:rPr>
          <w:rFonts w:ascii="Arial" w:eastAsia="Times New Roman" w:hAnsi="Arial" w:cs="Arial"/>
          <w:color w:val="000000"/>
          <w:sz w:val="18"/>
          <w:szCs w:val="18"/>
          <w:lang w:eastAsia="en-AU"/>
        </w:rPr>
        <w:t> </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br/>
        <w:t>so: </w:t>
      </w:r>
      <w:r w:rsidRPr="00AC1768">
        <w:rPr>
          <w:rFonts w:ascii="Arial" w:eastAsia="Times New Roman" w:hAnsi="Arial" w:cs="Arial"/>
          <w:i/>
          <w:iCs/>
          <w:color w:val="000000"/>
          <w:sz w:val="18"/>
          <w:szCs w:val="18"/>
          <w:lang w:eastAsia="en-AU"/>
        </w:rPr>
        <w:t>v</w:t>
      </w:r>
      <w:r w:rsidRPr="00AC1768">
        <w:rPr>
          <w:rFonts w:ascii="Arial" w:eastAsia="Times New Roman" w:hAnsi="Arial" w:cs="Arial"/>
          <w:color w:val="000000"/>
          <w:sz w:val="18"/>
          <w:szCs w:val="18"/>
          <w:lang w:eastAsia="en-AU"/>
        </w:rPr>
        <w:t> = </w:t>
      </w:r>
      <w:r w:rsidRPr="00AC1768">
        <w:rPr>
          <w:rFonts w:ascii="Arial" w:eastAsia="Times New Roman" w:hAnsi="Arial" w:cs="Arial"/>
          <w:i/>
          <w:iCs/>
          <w:color w:val="000000"/>
          <w:sz w:val="18"/>
          <w:szCs w:val="18"/>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t> (</w:t>
      </w:r>
      <w:r w:rsidRPr="00AC1768">
        <w:rPr>
          <w:rFonts w:ascii="Arial" w:eastAsia="Times New Roman" w:hAnsi="Arial" w:cs="Arial"/>
          <w:b/>
          <w:bCs/>
          <w:color w:val="000000"/>
          <w:sz w:val="18"/>
          <w:szCs w:val="18"/>
          <w:lang w:eastAsia="en-AU"/>
        </w:rPr>
        <w:t>2.2</w:t>
      </w:r>
      <w:r w:rsidRPr="00AC1768">
        <w:rPr>
          <w:rFonts w:ascii="Arial" w:eastAsia="Times New Roman" w:hAnsi="Arial" w:cs="Arial"/>
          <w:color w:val="000000"/>
          <w:sz w:val="18"/>
          <w:szCs w:val="18"/>
          <w:lang w:eastAsia="en-AU"/>
        </w:rPr>
        <w:t>) </w:t>
      </w:r>
      <w:r w:rsidRPr="00AC1768">
        <w:rPr>
          <w:rFonts w:ascii="Arial" w:eastAsia="Times New Roman" w:hAnsi="Arial" w:cs="Arial"/>
          <w:color w:val="000000"/>
          <w:sz w:val="18"/>
          <w:szCs w:val="18"/>
          <w:lang w:eastAsia="en-AU"/>
        </w:rPr>
        <w:br/>
        <w:t>where </w:t>
      </w:r>
      <w:r w:rsidRPr="00AC1768">
        <w:rPr>
          <w:rFonts w:ascii="Arial" w:eastAsia="Times New Roman" w:hAnsi="Arial" w:cs="Arial"/>
          <w:i/>
          <w:iCs/>
          <w:color w:val="000000"/>
          <w:sz w:val="18"/>
          <w:szCs w:val="18"/>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18"/>
          <w:szCs w:val="18"/>
          <w:lang w:eastAsia="en-AU"/>
        </w:rPr>
        <w:t> is Hubble's constant, </w:t>
      </w:r>
      <w:r w:rsidRPr="00AC1768">
        <w:rPr>
          <w:rFonts w:ascii="Arial" w:eastAsia="Times New Roman" w:hAnsi="Arial" w:cs="Arial"/>
          <w:i/>
          <w:iCs/>
          <w:color w:val="000000"/>
          <w:sz w:val="18"/>
          <w:szCs w:val="18"/>
          <w:lang w:eastAsia="en-AU"/>
        </w:rPr>
        <w:t>v</w:t>
      </w:r>
      <w:r w:rsidRPr="00AC1768">
        <w:rPr>
          <w:rFonts w:ascii="Arial" w:eastAsia="Times New Roman" w:hAnsi="Arial" w:cs="Arial"/>
          <w:color w:val="000000"/>
          <w:sz w:val="18"/>
          <w:szCs w:val="18"/>
          <w:lang w:eastAsia="en-AU"/>
        </w:rPr>
        <w:t> is the recession velocity and </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t> is the distance.</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Hubble's velocity-distance relationship, published in 1929, suggests that once we look beyond the gravitational effects of close galaxies within the local group, galaxies are moving away from one another. Not only are they moving away but the more distant galaxies appear to be moving away faster than closer ones. This then suggests that the Universe is expanding and indeed this is now the most widely-accepted interpretation of the data. The other key point arising from the relation is that if we go back in time galaxies must have been closer together, space was smaller. If you extrapolate back far enough the Universe must have been concentrated at a point in space.</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If we assume that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xml:space="preserve"> provides us with a value for the current rate of expansion then its </w:t>
      </w:r>
      <w:proofErr w:type="gramStart"/>
      <w:r w:rsidRPr="00AC1768">
        <w:rPr>
          <w:rFonts w:ascii="Arial" w:eastAsia="Times New Roman" w:hAnsi="Arial" w:cs="Arial"/>
          <w:color w:val="000000"/>
          <w:sz w:val="20"/>
          <w:szCs w:val="20"/>
          <w:lang w:eastAsia="en-AU"/>
        </w:rPr>
        <w:t>inverse, that</w:t>
      </w:r>
      <w:proofErr w:type="gramEnd"/>
      <w:r w:rsidRPr="00AC1768">
        <w:rPr>
          <w:rFonts w:ascii="Arial" w:eastAsia="Times New Roman" w:hAnsi="Arial" w:cs="Arial"/>
          <w:color w:val="000000"/>
          <w:sz w:val="20"/>
          <w:szCs w:val="20"/>
          <w:lang w:eastAsia="en-AU"/>
        </w:rPr>
        <w:t xml:space="preserve"> is 1/</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tells us the </w:t>
      </w:r>
      <w:r w:rsidRPr="00AC1768">
        <w:rPr>
          <w:rFonts w:ascii="Arial" w:eastAsia="Times New Roman" w:hAnsi="Arial" w:cs="Arial"/>
          <w:i/>
          <w:iCs/>
          <w:color w:val="000000"/>
          <w:sz w:val="20"/>
          <w:szCs w:val="20"/>
          <w:lang w:eastAsia="en-AU"/>
        </w:rPr>
        <w:t>Hubble time</w:t>
      </w:r>
      <w:r w:rsidRPr="00AC1768">
        <w:rPr>
          <w:rFonts w:ascii="Arial" w:eastAsia="Times New Roman" w:hAnsi="Arial" w:cs="Arial"/>
          <w:color w:val="000000"/>
          <w:sz w:val="20"/>
          <w:szCs w:val="20"/>
          <w:lang w:eastAsia="en-AU"/>
        </w:rPr>
        <w:t> which is a measure of the age of a universe expanding at a constant rate. Hubble calculated a value for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of about 500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xml:space="preserve">. </w:t>
      </w:r>
      <w:proofErr w:type="gramStart"/>
      <w:r w:rsidRPr="00AC1768">
        <w:rPr>
          <w:rFonts w:ascii="Arial" w:eastAsia="Times New Roman" w:hAnsi="Arial" w:cs="Arial"/>
          <w:color w:val="000000"/>
          <w:sz w:val="20"/>
          <w:szCs w:val="20"/>
          <w:lang w:eastAsia="en-AU"/>
        </w:rPr>
        <w:t>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w:t>
      </w:r>
      <w:proofErr w:type="gramEnd"/>
      <w:r w:rsidRPr="00AC1768">
        <w:rPr>
          <w:rFonts w:ascii="Arial" w:eastAsia="Times New Roman" w:hAnsi="Arial" w:cs="Arial"/>
          <w:color w:val="000000"/>
          <w:sz w:val="20"/>
          <w:szCs w:val="20"/>
          <w:lang w:eastAsia="en-AU"/>
        </w:rPr>
        <w:t xml:space="preserve"> (1 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xml:space="preserve"> is 1 </w:t>
      </w:r>
      <w:proofErr w:type="spellStart"/>
      <w:r w:rsidRPr="00AC1768">
        <w:rPr>
          <w:rFonts w:ascii="Arial" w:eastAsia="Times New Roman" w:hAnsi="Arial" w:cs="Arial"/>
          <w:color w:val="000000"/>
          <w:sz w:val="20"/>
          <w:szCs w:val="20"/>
          <w:lang w:eastAsia="en-AU"/>
        </w:rPr>
        <w:t>megaparsec</w:t>
      </w:r>
      <w:proofErr w:type="spellEnd"/>
      <w:r w:rsidRPr="00AC1768">
        <w:rPr>
          <w:rFonts w:ascii="Arial" w:eastAsia="Times New Roman" w:hAnsi="Arial" w:cs="Arial"/>
          <w:color w:val="000000"/>
          <w:sz w:val="20"/>
          <w:szCs w:val="20"/>
          <w:lang w:eastAsia="en-AU"/>
        </w:rPr>
        <w:t xml:space="preserve"> or about 3.26 million light years. Astronomers use the parsec as the unit of distance measure rather than the light year. Details about the </w:t>
      </w:r>
      <w:hyperlink r:id="rId83" w:anchor="astromparsec" w:history="1">
        <w:r w:rsidRPr="00AC1768">
          <w:rPr>
            <w:rFonts w:ascii="Arial" w:eastAsia="Times New Roman" w:hAnsi="Arial" w:cs="Arial"/>
            <w:color w:val="22A3A6"/>
            <w:sz w:val="20"/>
            <w:szCs w:val="20"/>
            <w:u w:val="single"/>
            <w:lang w:eastAsia="en-AU"/>
          </w:rPr>
          <w:t>parsec</w:t>
        </w:r>
      </w:hyperlink>
      <w:r w:rsidRPr="00AC1768">
        <w:rPr>
          <w:rFonts w:ascii="Arial" w:eastAsia="Times New Roman" w:hAnsi="Arial" w:cs="Arial"/>
          <w:color w:val="000000"/>
          <w:sz w:val="20"/>
          <w:szCs w:val="20"/>
          <w:lang w:eastAsia="en-AU"/>
        </w:rPr>
        <w:t> can be found in the Year 12 Astrophysics topic). This value results in an age of the Universe of 2 × 10</w:t>
      </w:r>
      <w:r w:rsidRPr="00AC1768">
        <w:rPr>
          <w:rFonts w:ascii="Arial" w:eastAsia="Times New Roman" w:hAnsi="Arial" w:cs="Arial"/>
          <w:color w:val="000000"/>
          <w:sz w:val="15"/>
          <w:szCs w:val="15"/>
          <w:vertAlign w:val="superscript"/>
          <w:lang w:eastAsia="en-AU"/>
        </w:rPr>
        <w:t>9</w:t>
      </w:r>
      <w:r w:rsidRPr="00AC1768">
        <w:rPr>
          <w:rFonts w:ascii="Arial" w:eastAsia="Times New Roman" w:hAnsi="Arial" w:cs="Arial"/>
          <w:color w:val="000000"/>
          <w:sz w:val="20"/>
          <w:szCs w:val="20"/>
          <w:lang w:eastAsia="en-AU"/>
        </w:rPr>
        <w:t> years, that is 2 billion years.</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Even in Hubble's day this age proved problematic as it clashed with radiometric dating values for the age of the Earth that ranged from 3 to 5 billion years and other evidence on the age of stars. Obviously this posed a dilemma - the Universe could not be younger than the stars or planets it contained! The problem was eventually resolved in the 1950s when the recalibration of the Cepheid period-luminosity relationship provided an age for the Universe in the range of 10-20 billion years.</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Even today astronomers spend a lot of time trying to determine a more precise and accurate value for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and thus also an age for the Universe. The age actually also depends on what model is assumed for the </w:t>
      </w:r>
      <w:hyperlink r:id="rId84" w:history="1">
        <w:r w:rsidRPr="00AC1768">
          <w:rPr>
            <w:rFonts w:ascii="Arial" w:eastAsia="Times New Roman" w:hAnsi="Arial" w:cs="Arial"/>
            <w:color w:val="22A3A6"/>
            <w:sz w:val="20"/>
            <w:szCs w:val="20"/>
            <w:u w:val="single"/>
            <w:lang w:eastAsia="en-AU"/>
          </w:rPr>
          <w:t>geometry of the Universe</w:t>
        </w:r>
      </w:hyperlink>
      <w:r w:rsidRPr="00AC1768">
        <w:rPr>
          <w:rFonts w:ascii="Arial" w:eastAsia="Times New Roman" w:hAnsi="Arial" w:cs="Arial"/>
          <w:color w:val="000000"/>
          <w:sz w:val="20"/>
          <w:szCs w:val="20"/>
          <w:lang w:eastAsia="en-AU"/>
        </w:rPr>
        <w:t xml:space="preserve">; flat, open or closed. Recent projects involve a range of methods and do not just rely on observations of </w:t>
      </w:r>
      <w:proofErr w:type="spellStart"/>
      <w:r w:rsidRPr="00AC1768">
        <w:rPr>
          <w:rFonts w:ascii="Arial" w:eastAsia="Times New Roman" w:hAnsi="Arial" w:cs="Arial"/>
          <w:color w:val="000000"/>
          <w:sz w:val="20"/>
          <w:szCs w:val="20"/>
          <w:lang w:eastAsia="en-AU"/>
        </w:rPr>
        <w:t>Cepheids</w:t>
      </w:r>
      <w:proofErr w:type="spellEnd"/>
      <w:r w:rsidRPr="00AC1768">
        <w:rPr>
          <w:rFonts w:ascii="Arial" w:eastAsia="Times New Roman" w:hAnsi="Arial" w:cs="Arial"/>
          <w:color w:val="000000"/>
          <w:sz w:val="20"/>
          <w:szCs w:val="20"/>
          <w:lang w:eastAsia="en-AU"/>
        </w:rPr>
        <w:t xml:space="preserve"> to calibrate their data. Estimates based on observations of the </w:t>
      </w:r>
      <w:hyperlink r:id="rId85" w:anchor="cmbr" w:history="1">
        <w:r w:rsidRPr="00AC1768">
          <w:rPr>
            <w:rFonts w:ascii="Arial" w:eastAsia="Times New Roman" w:hAnsi="Arial" w:cs="Arial"/>
            <w:color w:val="22A3A6"/>
            <w:sz w:val="20"/>
            <w:szCs w:val="20"/>
            <w:u w:val="single"/>
            <w:lang w:eastAsia="en-AU"/>
          </w:rPr>
          <w:t>cosmic microwave background radiation</w:t>
        </w:r>
      </w:hyperlink>
      <w:r w:rsidRPr="00AC1768">
        <w:rPr>
          <w:rFonts w:ascii="Arial" w:eastAsia="Times New Roman" w:hAnsi="Arial" w:cs="Arial"/>
          <w:color w:val="000000"/>
          <w:sz w:val="20"/>
          <w:szCs w:val="20"/>
          <w:lang w:eastAsia="en-AU"/>
        </w:rPr>
        <w:t xml:space="preserve"> (CMBR) by </w:t>
      </w:r>
      <w:proofErr w:type="spellStart"/>
      <w:r w:rsidRPr="00AC1768">
        <w:rPr>
          <w:rFonts w:ascii="Arial" w:eastAsia="Times New Roman" w:hAnsi="Arial" w:cs="Arial"/>
          <w:color w:val="000000"/>
          <w:sz w:val="20"/>
          <w:szCs w:val="20"/>
          <w:lang w:eastAsia="en-AU"/>
        </w:rPr>
        <w:t>the</w:t>
      </w:r>
      <w:hyperlink r:id="rId86" w:history="1">
        <w:r w:rsidRPr="00AC1768">
          <w:rPr>
            <w:rFonts w:ascii="Arial" w:eastAsia="Times New Roman" w:hAnsi="Arial" w:cs="Arial"/>
            <w:color w:val="22A3A6"/>
            <w:sz w:val="20"/>
            <w:szCs w:val="20"/>
            <w:u w:val="single"/>
            <w:lang w:eastAsia="en-AU"/>
          </w:rPr>
          <w:t>WMAP</w:t>
        </w:r>
        <w:proofErr w:type="spellEnd"/>
        <w:r w:rsidRPr="00AC1768">
          <w:rPr>
            <w:rFonts w:ascii="Arial" w:eastAsia="Times New Roman" w:hAnsi="Arial" w:cs="Arial"/>
            <w:color w:val="22A3A6"/>
            <w:sz w:val="20"/>
            <w:szCs w:val="20"/>
            <w:u w:val="single"/>
            <w:lang w:eastAsia="en-AU"/>
          </w:rPr>
          <w:t xml:space="preserve"> probe</w:t>
        </w:r>
      </w:hyperlink>
      <w:r w:rsidRPr="00AC1768">
        <w:rPr>
          <w:rFonts w:ascii="Arial" w:eastAsia="Times New Roman" w:hAnsi="Arial" w:cs="Arial"/>
          <w:color w:val="000000"/>
          <w:sz w:val="20"/>
          <w:szCs w:val="20"/>
          <w:lang w:eastAsia="en-AU"/>
        </w:rPr>
        <w:t> and other CMBR experiments currently suggest </w:t>
      </w:r>
      <w:r w:rsidRPr="00AC1768">
        <w:rPr>
          <w:rFonts w:ascii="Arial" w:eastAsia="Times New Roman" w:hAnsi="Arial" w:cs="Arial"/>
          <w:b/>
          <w:bCs/>
          <w:color w:val="000000"/>
          <w:sz w:val="20"/>
          <w:szCs w:val="20"/>
          <w:lang w:eastAsia="en-AU"/>
        </w:rPr>
        <w:t>an age of 13.7 billion years ± 1%</w:t>
      </w:r>
      <w:r w:rsidRPr="00AC1768">
        <w:rPr>
          <w:rFonts w:ascii="Arial" w:eastAsia="Times New Roman" w:hAnsi="Arial" w:cs="Arial"/>
          <w:color w:val="000000"/>
          <w:sz w:val="20"/>
          <w:szCs w:val="20"/>
          <w:lang w:eastAsia="en-AU"/>
        </w:rPr>
        <w:t> based on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 71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Mpc</w:t>
      </w:r>
      <w:r w:rsidRPr="00AC1768">
        <w:rPr>
          <w:rFonts w:ascii="Arial" w:eastAsia="Times New Roman" w:hAnsi="Arial" w:cs="Arial"/>
          <w:color w:val="000000"/>
          <w:sz w:val="15"/>
          <w:szCs w:val="15"/>
          <w:vertAlign w:val="superscript"/>
          <w:lang w:eastAsia="en-AU"/>
        </w:rPr>
        <w:t>-1 </w:t>
      </w:r>
      <w:r w:rsidRPr="00AC1768">
        <w:rPr>
          <w:rFonts w:ascii="Arial" w:eastAsia="Times New Roman" w:hAnsi="Arial" w:cs="Arial"/>
          <w:color w:val="000000"/>
          <w:sz w:val="20"/>
          <w:szCs w:val="20"/>
          <w:lang w:eastAsia="en-AU"/>
        </w:rPr>
        <w:t>+</w:t>
      </w:r>
      <w:proofErr w:type="gramStart"/>
      <w:r w:rsidRPr="00AC1768">
        <w:rPr>
          <w:rFonts w:ascii="Arial" w:eastAsia="Times New Roman" w:hAnsi="Arial" w:cs="Arial"/>
          <w:color w:val="000000"/>
          <w:sz w:val="20"/>
          <w:szCs w:val="20"/>
          <w:lang w:eastAsia="en-AU"/>
        </w:rPr>
        <w:t>4/-3</w:t>
      </w:r>
      <w:proofErr w:type="gramEnd"/>
      <w:r w:rsidRPr="00AC1768">
        <w:rPr>
          <w:rFonts w:ascii="Arial" w:eastAsia="Times New Roman" w:hAnsi="Arial" w:cs="Arial"/>
          <w:color w:val="000000"/>
          <w:sz w:val="20"/>
          <w:szCs w:val="20"/>
          <w:lang w:eastAsia="en-AU"/>
        </w:rPr>
        <w:t>. This agrees closely with the value determined by the </w:t>
      </w:r>
      <w:hyperlink r:id="rId87" w:history="1">
        <w:r w:rsidRPr="00AC1768">
          <w:rPr>
            <w:rFonts w:ascii="Arial" w:eastAsia="Times New Roman" w:hAnsi="Arial" w:cs="Arial"/>
            <w:color w:val="22A3A6"/>
            <w:sz w:val="20"/>
            <w:szCs w:val="20"/>
            <w:u w:val="single"/>
            <w:lang w:eastAsia="en-AU"/>
          </w:rPr>
          <w:t>Hubble Key Project</w:t>
        </w:r>
      </w:hyperlink>
      <w:r w:rsidRPr="00AC1768">
        <w:rPr>
          <w:rFonts w:ascii="Arial" w:eastAsia="Times New Roman" w:hAnsi="Arial" w:cs="Arial"/>
          <w:color w:val="000000"/>
          <w:sz w:val="20"/>
          <w:szCs w:val="20"/>
          <w:lang w:eastAsia="en-AU"/>
        </w:rPr>
        <w:t xml:space="preserve"> team that used the Hubble Space Telescope to observe </w:t>
      </w:r>
      <w:proofErr w:type="spellStart"/>
      <w:r w:rsidRPr="00AC1768">
        <w:rPr>
          <w:rFonts w:ascii="Arial" w:eastAsia="Times New Roman" w:hAnsi="Arial" w:cs="Arial"/>
          <w:color w:val="000000"/>
          <w:sz w:val="20"/>
          <w:szCs w:val="20"/>
          <w:lang w:eastAsia="en-AU"/>
        </w:rPr>
        <w:t>Cepheids</w:t>
      </w:r>
      <w:proofErr w:type="spellEnd"/>
      <w:r w:rsidRPr="00AC1768">
        <w:rPr>
          <w:rFonts w:ascii="Arial" w:eastAsia="Times New Roman" w:hAnsi="Arial" w:cs="Arial"/>
          <w:color w:val="000000"/>
          <w:sz w:val="20"/>
          <w:szCs w:val="20"/>
          <w:lang w:eastAsia="en-AU"/>
        </w:rPr>
        <w:t xml:space="preserve"> in galaxies and calibrated their values with other techniques. They obtained a value of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 70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&amp;</w:t>
      </w:r>
      <w:proofErr w:type="spellStart"/>
      <w:r w:rsidRPr="00AC1768">
        <w:rPr>
          <w:rFonts w:ascii="Arial" w:eastAsia="Times New Roman" w:hAnsi="Arial" w:cs="Arial"/>
          <w:color w:val="000000"/>
          <w:sz w:val="20"/>
          <w:szCs w:val="20"/>
          <w:lang w:eastAsia="en-AU"/>
        </w:rPr>
        <w:t>plusmn</w:t>
      </w:r>
      <w:proofErr w:type="spellEnd"/>
      <w:r w:rsidRPr="00AC1768">
        <w:rPr>
          <w:rFonts w:ascii="Arial" w:eastAsia="Times New Roman" w:hAnsi="Arial" w:cs="Arial"/>
          <w:color w:val="000000"/>
          <w:sz w:val="20"/>
          <w:szCs w:val="20"/>
          <w:lang w:eastAsia="en-AU"/>
        </w:rPr>
        <w:t xml:space="preserve"> 10%</w:t>
      </w:r>
    </w:p>
    <w:p w:rsidR="00AC1768" w:rsidRPr="00AC1768" w:rsidRDefault="00AC1768" w:rsidP="00AC1768">
      <w:pPr>
        <w:shd w:val="clear" w:color="auto" w:fill="FFFFFF"/>
        <w:spacing w:before="285" w:after="195" w:line="390" w:lineRule="atLeast"/>
        <w:outlineLvl w:val="1"/>
        <w:rPr>
          <w:rFonts w:ascii="Arial" w:eastAsia="Times New Roman" w:hAnsi="Arial" w:cs="Arial"/>
          <w:color w:val="004B87"/>
          <w:sz w:val="33"/>
          <w:szCs w:val="33"/>
          <w:lang w:eastAsia="en-AU"/>
        </w:rPr>
      </w:pPr>
      <w:bookmarkStart w:id="8" w:name="gamow"/>
      <w:bookmarkEnd w:id="8"/>
      <w:r w:rsidRPr="00AC1768">
        <w:rPr>
          <w:rFonts w:ascii="Arial" w:eastAsia="Times New Roman" w:hAnsi="Arial" w:cs="Arial"/>
          <w:color w:val="004B87"/>
          <w:sz w:val="33"/>
          <w:szCs w:val="33"/>
          <w:lang w:eastAsia="en-AU"/>
        </w:rPr>
        <w:t>George Gamow (1904 - 1968)</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521420D6" wp14:editId="693C916C">
            <wp:extent cx="946785" cy="1382395"/>
            <wp:effectExtent l="0" t="0" r="5715" b="8255"/>
            <wp:docPr id="23" name="Picture 23" descr="http://www.atnf.csiro.au/outreach/education/senior/cosmicengine/images/cosmoimg/gam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tnf.csiro.au/outreach/education/senior/cosmicengine/images/cosmoimg/gamow.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46785" cy="1382395"/>
                    </a:xfrm>
                    <a:prstGeom prst="rect">
                      <a:avLst/>
                    </a:prstGeom>
                    <a:noFill/>
                    <a:ln>
                      <a:noFill/>
                    </a:ln>
                  </pic:spPr>
                </pic:pic>
              </a:graphicData>
            </a:graphic>
          </wp:inline>
        </w:drawing>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r w:rsidRPr="00AC1768">
        <w:rPr>
          <w:rFonts w:ascii="Arial" w:eastAsia="Times New Roman" w:hAnsi="Arial" w:cs="Arial"/>
          <w:i/>
          <w:iCs/>
          <w:color w:val="000000"/>
          <w:sz w:val="18"/>
          <w:szCs w:val="18"/>
          <w:lang w:eastAsia="en-AU"/>
        </w:rPr>
        <w:t>AIP Emilio Segre Visual Archives</w:t>
      </w:r>
    </w:p>
    <w:p w:rsidR="00AC1768" w:rsidRPr="00AC1768" w:rsidRDefault="00AC1768" w:rsidP="00AC1768">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George Gamow</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b/>
          <w:bCs/>
          <w:color w:val="000000"/>
          <w:sz w:val="20"/>
          <w:szCs w:val="20"/>
          <w:lang w:eastAsia="en-AU"/>
        </w:rPr>
        <w:t>George Gamow</w:t>
      </w:r>
      <w:r w:rsidRPr="00AC1768">
        <w:rPr>
          <w:rFonts w:ascii="Arial" w:eastAsia="Times New Roman" w:hAnsi="Arial" w:cs="Arial"/>
          <w:color w:val="000000"/>
          <w:sz w:val="20"/>
          <w:szCs w:val="20"/>
          <w:lang w:eastAsia="en-AU"/>
        </w:rPr>
        <w:t xml:space="preserve">, a Ukrainian-born, US-based physicist and former student of </w:t>
      </w:r>
      <w:proofErr w:type="spellStart"/>
      <w:r w:rsidRPr="00AC1768">
        <w:rPr>
          <w:rFonts w:ascii="Arial" w:eastAsia="Times New Roman" w:hAnsi="Arial" w:cs="Arial"/>
          <w:color w:val="000000"/>
          <w:sz w:val="20"/>
          <w:szCs w:val="20"/>
          <w:lang w:eastAsia="en-AU"/>
        </w:rPr>
        <w:t>Friedmann's</w:t>
      </w:r>
      <w:proofErr w:type="spellEnd"/>
      <w:r w:rsidRPr="00AC1768">
        <w:rPr>
          <w:rFonts w:ascii="Arial" w:eastAsia="Times New Roman" w:hAnsi="Arial" w:cs="Arial"/>
          <w:color w:val="000000"/>
          <w:sz w:val="20"/>
          <w:szCs w:val="20"/>
          <w:lang w:eastAsia="en-AU"/>
        </w:rPr>
        <w:t>, made his mark early by applying quantum theory to explain how alpha particles can be ejected from nuclei in alpha decay. Moving from the USSR in 1931 he settled in the US and continued his work on stellar evolution and beta decay. He was particularly interested in trying to solve the problem about the origin of the elements.</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b/>
          <w:bCs/>
          <w:color w:val="000000"/>
          <w:sz w:val="20"/>
          <w:szCs w:val="20"/>
          <w:lang w:eastAsia="en-AU"/>
        </w:rPr>
        <w:t>Hans Bethe</w:t>
      </w:r>
      <w:r w:rsidRPr="00AC1768">
        <w:rPr>
          <w:rFonts w:ascii="Arial" w:eastAsia="Times New Roman" w:hAnsi="Arial" w:cs="Arial"/>
          <w:color w:val="000000"/>
          <w:sz w:val="20"/>
          <w:szCs w:val="20"/>
          <w:lang w:eastAsia="en-AU"/>
        </w:rPr>
        <w:t> had already shown in the 1930s how helium could be synthesised inside stars through fusion of hydrogen nuclei. He had also explained how protons and neutrons added to carbon nuclei could form heavier elements. Gamow had realised from Hubble's work that the early Universe must have been much smaller, hotter and denser than it is now. In the late 1940s with his students </w:t>
      </w:r>
      <w:r w:rsidRPr="00AC1768">
        <w:rPr>
          <w:rFonts w:ascii="Arial" w:eastAsia="Times New Roman" w:hAnsi="Arial" w:cs="Arial"/>
          <w:b/>
          <w:bCs/>
          <w:color w:val="000000"/>
          <w:sz w:val="20"/>
          <w:szCs w:val="20"/>
          <w:lang w:eastAsia="en-AU"/>
        </w:rPr>
        <w:t xml:space="preserve">Ralph </w:t>
      </w:r>
      <w:proofErr w:type="spellStart"/>
      <w:r w:rsidRPr="00AC1768">
        <w:rPr>
          <w:rFonts w:ascii="Arial" w:eastAsia="Times New Roman" w:hAnsi="Arial" w:cs="Arial"/>
          <w:b/>
          <w:bCs/>
          <w:color w:val="000000"/>
          <w:sz w:val="20"/>
          <w:szCs w:val="20"/>
          <w:lang w:eastAsia="en-AU"/>
        </w:rPr>
        <w:t>Alpher</w:t>
      </w:r>
      <w:proofErr w:type="spellEnd"/>
      <w:r w:rsidRPr="00AC1768">
        <w:rPr>
          <w:rFonts w:ascii="Arial" w:eastAsia="Times New Roman" w:hAnsi="Arial" w:cs="Arial"/>
          <w:color w:val="000000"/>
          <w:sz w:val="20"/>
          <w:szCs w:val="20"/>
          <w:lang w:eastAsia="en-AU"/>
        </w:rPr>
        <w:t> and </w:t>
      </w:r>
      <w:r w:rsidRPr="00AC1768">
        <w:rPr>
          <w:rFonts w:ascii="Arial" w:eastAsia="Times New Roman" w:hAnsi="Arial" w:cs="Arial"/>
          <w:b/>
          <w:bCs/>
          <w:color w:val="000000"/>
          <w:sz w:val="20"/>
          <w:szCs w:val="20"/>
          <w:lang w:eastAsia="en-AU"/>
        </w:rPr>
        <w:t>Robert Herman</w:t>
      </w:r>
      <w:r w:rsidRPr="00AC1768">
        <w:rPr>
          <w:rFonts w:ascii="Arial" w:eastAsia="Times New Roman" w:hAnsi="Arial" w:cs="Arial"/>
          <w:color w:val="000000"/>
          <w:sz w:val="20"/>
          <w:szCs w:val="20"/>
          <w:lang w:eastAsia="en-AU"/>
        </w:rPr>
        <w:t> he calculated that helium could form from the fusion of protons (that is, hydrogen nuclei) and neutrons. This </w:t>
      </w:r>
      <w:proofErr w:type="spellStart"/>
      <w:r w:rsidRPr="00AC1768">
        <w:rPr>
          <w:rFonts w:ascii="Arial" w:eastAsia="Times New Roman" w:hAnsi="Arial" w:cs="Arial"/>
          <w:i/>
          <w:iCs/>
          <w:color w:val="000000"/>
          <w:sz w:val="20"/>
          <w:szCs w:val="20"/>
          <w:lang w:eastAsia="en-AU"/>
        </w:rPr>
        <w:t>nucleosynthesis</w:t>
      </w:r>
      <w:proofErr w:type="spellEnd"/>
      <w:r w:rsidRPr="00AC1768">
        <w:rPr>
          <w:rFonts w:ascii="Arial" w:eastAsia="Times New Roman" w:hAnsi="Arial" w:cs="Arial"/>
          <w:color w:val="000000"/>
          <w:sz w:val="20"/>
          <w:szCs w:val="20"/>
          <w:lang w:eastAsia="en-AU"/>
        </w:rPr>
        <w:t> would cease once the available neutrons were used up and the Universe had expanded and cooled sufficiently. They also realised that the Universe should be filled with background microwave radiation, the remnant of the original big bang now cooled to about 50 kelvin. This radiation would have the spectral characteristics of a blackbody.</w:t>
      </w:r>
    </w:p>
    <w:p w:rsidR="00AC1768" w:rsidRPr="00AC1768" w:rsidRDefault="00AC1768" w:rsidP="00AC1768">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lastRenderedPageBreak/>
        <w:t xml:space="preserve">Gamow's theory of the </w:t>
      </w:r>
      <w:proofErr w:type="spellStart"/>
      <w:r w:rsidRPr="00AC1768">
        <w:rPr>
          <w:rFonts w:ascii="Arial" w:eastAsia="Times New Roman" w:hAnsi="Arial" w:cs="Arial"/>
          <w:color w:val="000000"/>
          <w:sz w:val="20"/>
          <w:szCs w:val="20"/>
          <w:lang w:eastAsia="en-AU"/>
        </w:rPr>
        <w:t>nucleosynthesis</w:t>
      </w:r>
      <w:proofErr w:type="spellEnd"/>
      <w:r w:rsidRPr="00AC1768">
        <w:rPr>
          <w:rFonts w:ascii="Arial" w:eastAsia="Times New Roman" w:hAnsi="Arial" w:cs="Arial"/>
          <w:color w:val="000000"/>
          <w:sz w:val="20"/>
          <w:szCs w:val="20"/>
          <w:lang w:eastAsia="en-AU"/>
        </w:rPr>
        <w:t xml:space="preserve"> of primordial helium accounted for the observed abundance of helium compared with hydrogen in the Universe whereas stellar </w:t>
      </w:r>
      <w:proofErr w:type="spellStart"/>
      <w:r w:rsidRPr="00AC1768">
        <w:rPr>
          <w:rFonts w:ascii="Arial" w:eastAsia="Times New Roman" w:hAnsi="Arial" w:cs="Arial"/>
          <w:color w:val="000000"/>
          <w:sz w:val="20"/>
          <w:szCs w:val="20"/>
          <w:lang w:eastAsia="en-AU"/>
        </w:rPr>
        <w:t>nucleosynthesis</w:t>
      </w:r>
      <w:proofErr w:type="spellEnd"/>
      <w:r w:rsidRPr="00AC1768">
        <w:rPr>
          <w:rFonts w:ascii="Arial" w:eastAsia="Times New Roman" w:hAnsi="Arial" w:cs="Arial"/>
          <w:color w:val="000000"/>
          <w:sz w:val="20"/>
          <w:szCs w:val="20"/>
          <w:lang w:eastAsia="en-AU"/>
        </w:rPr>
        <w:t xml:space="preserve"> could not. His prediction of remnant radiation was neglected by others until the 1960s but was to provide the key evidence in support of the big bang model for the Universe.</w:t>
      </w:r>
    </w:p>
    <w:p w:rsidR="00746ED4" w:rsidRDefault="00746ED4">
      <w:r>
        <w:br w:type="page"/>
      </w:r>
    </w:p>
    <w:p w:rsidR="00746ED4" w:rsidRDefault="00746ED4" w:rsidP="00746ED4">
      <w:pPr>
        <w:shd w:val="clear" w:color="auto" w:fill="FFFFFF"/>
        <w:spacing w:before="270" w:after="195" w:line="390" w:lineRule="atLeast"/>
        <w:outlineLvl w:val="0"/>
        <w:rPr>
          <w:rFonts w:ascii="Arial" w:eastAsia="Times New Roman" w:hAnsi="Arial" w:cs="Arial"/>
          <w:b/>
          <w:bCs/>
          <w:color w:val="004B87"/>
          <w:kern w:val="36"/>
          <w:sz w:val="33"/>
          <w:szCs w:val="33"/>
          <w:lang w:eastAsia="en-AU"/>
        </w:rPr>
      </w:pPr>
      <w:r w:rsidRPr="00746ED4">
        <w:rPr>
          <w:rFonts w:ascii="Arial" w:eastAsia="Times New Roman" w:hAnsi="Arial" w:cs="Arial"/>
          <w:b/>
          <w:bCs/>
          <w:color w:val="004B87"/>
          <w:kern w:val="36"/>
          <w:sz w:val="33"/>
          <w:szCs w:val="33"/>
          <w:lang w:eastAsia="en-AU"/>
        </w:rPr>
        <w:lastRenderedPageBreak/>
        <w:t>The Big Bang &amp; the </w:t>
      </w:r>
      <w:r w:rsidRPr="00746ED4">
        <w:rPr>
          <w:rFonts w:ascii="Arial" w:eastAsia="Times New Roman" w:hAnsi="Arial" w:cs="Arial"/>
          <w:b/>
          <w:bCs/>
          <w:i/>
          <w:iCs/>
          <w:color w:val="004B87"/>
          <w:kern w:val="36"/>
          <w:sz w:val="33"/>
          <w:szCs w:val="33"/>
          <w:lang w:eastAsia="en-AU"/>
        </w:rPr>
        <w:t>Standard</w:t>
      </w:r>
      <w:r w:rsidRPr="00746ED4">
        <w:rPr>
          <w:rFonts w:ascii="Arial" w:eastAsia="Times New Roman" w:hAnsi="Arial" w:cs="Arial"/>
          <w:b/>
          <w:bCs/>
          <w:color w:val="004B87"/>
          <w:kern w:val="36"/>
          <w:sz w:val="33"/>
          <w:szCs w:val="33"/>
          <w:lang w:eastAsia="en-AU"/>
        </w:rPr>
        <w:t> Model of the Universe</w:t>
      </w:r>
    </w:p>
    <w:p w:rsidR="00AC1768" w:rsidRPr="00AC1768" w:rsidRDefault="00AC1768" w:rsidP="00AC1768">
      <w:pPr>
        <w:shd w:val="clear" w:color="auto" w:fill="FFFFFF"/>
        <w:spacing w:after="0" w:line="240" w:lineRule="auto"/>
        <w:outlineLvl w:val="0"/>
        <w:rPr>
          <w:rFonts w:ascii="Arial" w:eastAsia="Times New Roman" w:hAnsi="Arial" w:cs="Arial"/>
          <w:b/>
          <w:bCs/>
          <w:color w:val="004B87"/>
          <w:kern w:val="36"/>
          <w:sz w:val="28"/>
          <w:szCs w:val="28"/>
          <w:lang w:eastAsia="en-AU"/>
        </w:rPr>
      </w:pPr>
      <w:r>
        <w:rPr>
          <w:rFonts w:ascii="Arial" w:eastAsia="Times New Roman" w:hAnsi="Arial" w:cs="Arial"/>
          <w:b/>
          <w:bCs/>
          <w:color w:val="004B87"/>
          <w:kern w:val="36"/>
          <w:sz w:val="28"/>
          <w:szCs w:val="28"/>
          <w:lang w:eastAsia="en-AU"/>
        </w:rPr>
        <w:t>From Australia Telescope National Facility</w:t>
      </w:r>
    </w:p>
    <w:p w:rsidR="00746ED4" w:rsidRPr="00746ED4" w:rsidRDefault="00746ED4" w:rsidP="00746ED4">
      <w:pPr>
        <w:shd w:val="clear" w:color="auto" w:fill="FFFFFF"/>
        <w:spacing w:before="285" w:after="195" w:line="390" w:lineRule="atLeast"/>
        <w:outlineLvl w:val="1"/>
        <w:rPr>
          <w:rFonts w:ascii="Arial" w:eastAsia="Times New Roman" w:hAnsi="Arial" w:cs="Arial"/>
          <w:color w:val="004B87"/>
          <w:sz w:val="33"/>
          <w:szCs w:val="33"/>
          <w:lang w:eastAsia="en-AU"/>
        </w:rPr>
      </w:pPr>
      <w:bookmarkStart w:id="9" w:name="bboverview"/>
      <w:bookmarkEnd w:id="9"/>
      <w:r w:rsidRPr="00746ED4">
        <w:rPr>
          <w:rFonts w:ascii="Arial" w:eastAsia="Times New Roman" w:hAnsi="Arial" w:cs="Arial"/>
          <w:color w:val="004B87"/>
          <w:sz w:val="33"/>
          <w:szCs w:val="33"/>
          <w:lang w:eastAsia="en-AU"/>
        </w:rPr>
        <w:t>What is the Big Bang?</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"Big Bang" is the term given to what is currently the most widely accepted scientific model for the origin and evolution of the Universe. This model has supplanted other models such as the </w:t>
      </w:r>
      <w:hyperlink r:id="rId89" w:history="1">
        <w:r w:rsidRPr="00746ED4">
          <w:rPr>
            <w:rFonts w:ascii="Arial" w:eastAsia="Times New Roman" w:hAnsi="Arial" w:cs="Arial"/>
            <w:color w:val="22A3A6"/>
            <w:sz w:val="20"/>
            <w:szCs w:val="20"/>
            <w:u w:val="single"/>
            <w:lang w:eastAsia="en-AU"/>
          </w:rPr>
          <w:t>Steady State theory</w:t>
        </w:r>
      </w:hyperlink>
      <w:r w:rsidRPr="00746ED4">
        <w:rPr>
          <w:rFonts w:ascii="Arial" w:eastAsia="Times New Roman" w:hAnsi="Arial" w:cs="Arial"/>
          <w:color w:val="000000"/>
          <w:sz w:val="20"/>
          <w:szCs w:val="20"/>
          <w:lang w:eastAsia="en-AU"/>
        </w:rPr>
        <w:t> proposed by </w:t>
      </w:r>
      <w:r w:rsidRPr="00746ED4">
        <w:rPr>
          <w:rFonts w:ascii="Arial" w:eastAsia="Times New Roman" w:hAnsi="Arial" w:cs="Arial"/>
          <w:b/>
          <w:bCs/>
          <w:color w:val="000000"/>
          <w:sz w:val="20"/>
          <w:szCs w:val="20"/>
          <w:lang w:eastAsia="en-AU"/>
        </w:rPr>
        <w:t>Hoyle</w:t>
      </w:r>
      <w:r w:rsidRPr="00746ED4">
        <w:rPr>
          <w:rFonts w:ascii="Arial" w:eastAsia="Times New Roman" w:hAnsi="Arial" w:cs="Arial"/>
          <w:color w:val="000000"/>
          <w:sz w:val="20"/>
          <w:szCs w:val="20"/>
          <w:lang w:eastAsia="en-AU"/>
        </w:rPr>
        <w:t>, </w:t>
      </w:r>
      <w:r w:rsidRPr="00746ED4">
        <w:rPr>
          <w:rFonts w:ascii="Arial" w:eastAsia="Times New Roman" w:hAnsi="Arial" w:cs="Arial"/>
          <w:b/>
          <w:bCs/>
          <w:color w:val="000000"/>
          <w:sz w:val="20"/>
          <w:szCs w:val="20"/>
          <w:lang w:eastAsia="en-AU"/>
        </w:rPr>
        <w:t>Bondi</w:t>
      </w:r>
      <w:r w:rsidRPr="00746ED4">
        <w:rPr>
          <w:rFonts w:ascii="Arial" w:eastAsia="Times New Roman" w:hAnsi="Arial" w:cs="Arial"/>
          <w:color w:val="000000"/>
          <w:sz w:val="20"/>
          <w:szCs w:val="20"/>
          <w:lang w:eastAsia="en-AU"/>
        </w:rPr>
        <w:t> and </w:t>
      </w:r>
      <w:r w:rsidRPr="00746ED4">
        <w:rPr>
          <w:rFonts w:ascii="Arial" w:eastAsia="Times New Roman" w:hAnsi="Arial" w:cs="Arial"/>
          <w:b/>
          <w:bCs/>
          <w:color w:val="000000"/>
          <w:sz w:val="20"/>
          <w:szCs w:val="20"/>
          <w:lang w:eastAsia="en-AU"/>
        </w:rPr>
        <w:t>Gold</w:t>
      </w:r>
      <w:r w:rsidRPr="00746ED4">
        <w:rPr>
          <w:rFonts w:ascii="Arial" w:eastAsia="Times New Roman" w:hAnsi="Arial" w:cs="Arial"/>
          <w:color w:val="000000"/>
          <w:sz w:val="20"/>
          <w:szCs w:val="20"/>
          <w:lang w:eastAsia="en-AU"/>
        </w:rPr>
        <w:t> in the 1940s. Indeed it was Fred Hoyle who coined the term "big bang" as a derisory one in an interview in the 1960s.</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In the Big Bang theory the Universe comes into existence, creating time and space. Initially the Universe would have been extremely hot and dense. It expanded and cooled. Some of the energy involved was turned into matter. Current observations suggest an age for the Universe of about 13.7 billion years.</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current success of the big bang model relies on several key areas of observational evidence and predictions. These are discussed briefly below.</w:t>
      </w:r>
    </w:p>
    <w:p w:rsidR="00746ED4" w:rsidRPr="00746ED4" w:rsidRDefault="00746ED4" w:rsidP="00746ED4">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0" w:name="genrelativity"/>
      <w:bookmarkEnd w:id="10"/>
      <w:r w:rsidRPr="00746ED4">
        <w:rPr>
          <w:rFonts w:ascii="Arial" w:eastAsia="Times New Roman" w:hAnsi="Arial" w:cs="Arial"/>
          <w:color w:val="004B87"/>
          <w:sz w:val="33"/>
          <w:szCs w:val="33"/>
          <w:lang w:eastAsia="en-AU"/>
        </w:rPr>
        <w:t>Evidence for the Big Bang Model</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There are several key areas of observational support for the big bang model. These are:</w:t>
      </w:r>
    </w:p>
    <w:p w:rsidR="00746ED4" w:rsidRPr="00746ED4" w:rsidRDefault="00746ED4" w:rsidP="00746ED4">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11" w:name="recession"/>
      <w:bookmarkEnd w:id="11"/>
      <w:r w:rsidRPr="00746ED4">
        <w:rPr>
          <w:rFonts w:ascii="Arial" w:eastAsia="Times New Roman" w:hAnsi="Arial" w:cs="Arial"/>
          <w:b/>
          <w:bCs/>
          <w:color w:val="000000"/>
          <w:sz w:val="18"/>
          <w:szCs w:val="18"/>
          <w:lang w:eastAsia="en-AU"/>
        </w:rPr>
        <w:t>Observed recession of galaxies</w:t>
      </w:r>
      <w:r w:rsidRPr="00746ED4">
        <w:rPr>
          <w:rFonts w:ascii="Arial" w:eastAsia="Times New Roman" w:hAnsi="Arial" w:cs="Arial"/>
          <w:color w:val="000000"/>
          <w:sz w:val="18"/>
          <w:szCs w:val="18"/>
          <w:lang w:eastAsia="en-AU"/>
        </w:rPr>
        <w:t>: The consensus among astronomers is that </w:t>
      </w:r>
      <w:hyperlink r:id="rId90" w:anchor="hubblelaw" w:history="1">
        <w:r w:rsidRPr="00746ED4">
          <w:rPr>
            <w:rFonts w:ascii="Arial" w:eastAsia="Times New Roman" w:hAnsi="Arial" w:cs="Arial"/>
            <w:color w:val="22A3A6"/>
            <w:sz w:val="18"/>
            <w:szCs w:val="18"/>
            <w:u w:val="single"/>
            <w:lang w:eastAsia="en-AU"/>
          </w:rPr>
          <w:t>Hubble's relationship</w:t>
        </w:r>
      </w:hyperlink>
      <w:r w:rsidRPr="00746ED4">
        <w:rPr>
          <w:rFonts w:ascii="Arial" w:eastAsia="Times New Roman" w:hAnsi="Arial" w:cs="Arial"/>
          <w:color w:val="000000"/>
          <w:sz w:val="18"/>
          <w:szCs w:val="18"/>
          <w:lang w:eastAsia="en-AU"/>
        </w:rPr>
        <w:t> between the distance to galaxies and their recession velocity is due to the expansion of space. More distant galaxies or clusters of galaxies exhibit higher redshift of their spectral lines than closer galaxies. This is then interpreted as more distant galaxies receding from us faster than closer ones. Note it is important to realise that it is the space between galaxies that is expanding. Galaxies themselves do not appear to expand as the local effects of gravity dominate over any space expansion.</w:t>
      </w:r>
    </w:p>
    <w:p w:rsidR="00746ED4" w:rsidRPr="00746ED4" w:rsidRDefault="00746ED4" w:rsidP="00746ED4">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12" w:name="cmbr"/>
      <w:bookmarkEnd w:id="12"/>
      <w:r w:rsidRPr="00746ED4">
        <w:rPr>
          <w:rFonts w:ascii="Arial" w:eastAsia="Times New Roman" w:hAnsi="Arial" w:cs="Arial"/>
          <w:b/>
          <w:bCs/>
          <w:color w:val="000000"/>
          <w:sz w:val="18"/>
          <w:szCs w:val="18"/>
          <w:lang w:eastAsia="en-AU"/>
        </w:rPr>
        <w:t>Cosmic Microwave Background Radiation</w:t>
      </w:r>
      <w:r w:rsidRPr="00746ED4">
        <w:rPr>
          <w:rFonts w:ascii="Arial" w:eastAsia="Times New Roman" w:hAnsi="Arial" w:cs="Arial"/>
          <w:color w:val="000000"/>
          <w:sz w:val="18"/>
          <w:szCs w:val="18"/>
          <w:lang w:eastAsia="en-AU"/>
        </w:rPr>
        <w:t>: In 1965 two scientists working for Bell Telephone Laboratories, </w:t>
      </w:r>
      <w:r w:rsidRPr="00746ED4">
        <w:rPr>
          <w:rFonts w:ascii="Arial" w:eastAsia="Times New Roman" w:hAnsi="Arial" w:cs="Arial"/>
          <w:b/>
          <w:bCs/>
          <w:color w:val="000000"/>
          <w:sz w:val="18"/>
          <w:szCs w:val="18"/>
          <w:lang w:eastAsia="en-AU"/>
        </w:rPr>
        <w:t>Arno Penzias</w:t>
      </w:r>
      <w:r w:rsidRPr="00746ED4">
        <w:rPr>
          <w:rFonts w:ascii="Arial" w:eastAsia="Times New Roman" w:hAnsi="Arial" w:cs="Arial"/>
          <w:color w:val="000000"/>
          <w:sz w:val="18"/>
          <w:szCs w:val="18"/>
          <w:lang w:eastAsia="en-AU"/>
        </w:rPr>
        <w:t> and </w:t>
      </w:r>
      <w:r w:rsidRPr="00746ED4">
        <w:rPr>
          <w:rFonts w:ascii="Arial" w:eastAsia="Times New Roman" w:hAnsi="Arial" w:cs="Arial"/>
          <w:b/>
          <w:bCs/>
          <w:color w:val="000000"/>
          <w:sz w:val="18"/>
          <w:szCs w:val="18"/>
          <w:lang w:eastAsia="en-AU"/>
        </w:rPr>
        <w:t>Robert Wilson</w:t>
      </w:r>
      <w:r w:rsidRPr="00746ED4">
        <w:rPr>
          <w:rFonts w:ascii="Arial" w:eastAsia="Times New Roman" w:hAnsi="Arial" w:cs="Arial"/>
          <w:color w:val="000000"/>
          <w:sz w:val="18"/>
          <w:szCs w:val="18"/>
          <w:lang w:eastAsia="en-AU"/>
        </w:rPr>
        <w:t> were adapting a horn-shaped antenna near New York for use in radio astronomy. They encountered noise in the system and despite repeated and thorough attempts were unable to remove it or find its cause. They eventually realised that this "noise" was in fact remnant radiation from the big bang. Such radiation had been predicted by </w:t>
      </w:r>
      <w:hyperlink r:id="rId91" w:anchor="gamow" w:history="1">
        <w:r w:rsidRPr="00746ED4">
          <w:rPr>
            <w:rFonts w:ascii="Arial" w:eastAsia="Times New Roman" w:hAnsi="Arial" w:cs="Arial"/>
            <w:color w:val="22A3A6"/>
            <w:sz w:val="18"/>
            <w:szCs w:val="18"/>
            <w:u w:val="single"/>
            <w:lang w:eastAsia="en-AU"/>
          </w:rPr>
          <w:t>Gamow</w:t>
        </w:r>
      </w:hyperlink>
      <w:r w:rsidRPr="00746ED4">
        <w:rPr>
          <w:rFonts w:ascii="Arial" w:eastAsia="Times New Roman" w:hAnsi="Arial" w:cs="Arial"/>
          <w:color w:val="000000"/>
          <w:sz w:val="18"/>
          <w:szCs w:val="18"/>
          <w:lang w:eastAsia="en-AU"/>
        </w:rPr>
        <w:t> in the late 1940s. As the Universe expanded it cooled so that today the background radiation corresponds to a temperature of 2.725 K and has a black body spectrum.</w:t>
      </w:r>
    </w:p>
    <w:p w:rsidR="00746ED4" w:rsidRPr="00746ED4" w:rsidRDefault="00746ED4" w:rsidP="00746ED4">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51C99FC8" wp14:editId="3F03AA8D">
            <wp:extent cx="3810000" cy="3342005"/>
            <wp:effectExtent l="0" t="0" r="0" b="0"/>
            <wp:docPr id="13" name="Picture 13" descr="COBE spectrum of cosmic microwav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BE spectrum of cosmic microwave backgroun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3342005"/>
                    </a:xfrm>
                    <a:prstGeom prst="rect">
                      <a:avLst/>
                    </a:prstGeom>
                    <a:noFill/>
                    <a:ln>
                      <a:noFill/>
                    </a:ln>
                  </pic:spPr>
                </pic:pic>
              </a:graphicData>
            </a:graphic>
          </wp:inline>
        </w:drawing>
      </w:r>
    </w:p>
    <w:p w:rsidR="00746ED4" w:rsidRPr="00746ED4" w:rsidRDefault="00746ED4" w:rsidP="00746ED4">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NASA, WMAP</w:t>
      </w:r>
    </w:p>
    <w:p w:rsidR="00746ED4" w:rsidRPr="00746ED4" w:rsidRDefault="00746ED4" w:rsidP="00746ED4">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This plot shows the black-body nature of the cosmic microwave background radiation. The spectrum corresponds to background radiation with a temperature of 2.725 K. These measurements were made by the FIRAS instrument on the COBE satellite. The error bars for each measurement are smaller than the width of the red line.</w:t>
      </w:r>
    </w:p>
    <w:p w:rsidR="00746ED4" w:rsidRPr="00746ED4" w:rsidRDefault="00746ED4" w:rsidP="00746ED4">
      <w:pPr>
        <w:shd w:val="clear" w:color="auto" w:fill="FFFFFF"/>
        <w:spacing w:after="150" w:line="240" w:lineRule="atLeast"/>
        <w:ind w:left="480"/>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lastRenderedPageBreak/>
        <w:t>Over the last 15 years observations of this cosmic microwave background radiation (CMBR) from space-based missions such as </w:t>
      </w:r>
      <w:hyperlink r:id="rId93" w:history="1">
        <w:r w:rsidRPr="00746ED4">
          <w:rPr>
            <w:rFonts w:ascii="Arial" w:eastAsia="Times New Roman" w:hAnsi="Arial" w:cs="Arial"/>
            <w:color w:val="22A3A6"/>
            <w:sz w:val="20"/>
            <w:szCs w:val="20"/>
            <w:u w:val="single"/>
            <w:lang w:eastAsia="en-AU"/>
          </w:rPr>
          <w:t>COBE</w:t>
        </w:r>
      </w:hyperlink>
      <w:r w:rsidRPr="00746ED4">
        <w:rPr>
          <w:rFonts w:ascii="Arial" w:eastAsia="Times New Roman" w:hAnsi="Arial" w:cs="Arial"/>
          <w:color w:val="000000"/>
          <w:sz w:val="20"/>
          <w:szCs w:val="20"/>
          <w:lang w:eastAsia="en-AU"/>
        </w:rPr>
        <w:t> and </w:t>
      </w:r>
      <w:proofErr w:type="spellStart"/>
      <w:r w:rsidRPr="00746ED4">
        <w:rPr>
          <w:rFonts w:ascii="Arial" w:eastAsia="Times New Roman" w:hAnsi="Arial" w:cs="Arial"/>
          <w:color w:val="000000"/>
          <w:sz w:val="20"/>
          <w:szCs w:val="20"/>
          <w:lang w:eastAsia="en-AU"/>
        </w:rPr>
        <w:fldChar w:fldCharType="begin"/>
      </w:r>
      <w:r w:rsidRPr="00746ED4">
        <w:rPr>
          <w:rFonts w:ascii="Arial" w:eastAsia="Times New Roman" w:hAnsi="Arial" w:cs="Arial"/>
          <w:color w:val="000000"/>
          <w:sz w:val="20"/>
          <w:szCs w:val="20"/>
          <w:lang w:eastAsia="en-AU"/>
        </w:rPr>
        <w:instrText xml:space="preserve"> HYPERLINK "http://map.gsfc.nasa.gov/" </w:instrText>
      </w:r>
      <w:r w:rsidRPr="00746ED4">
        <w:rPr>
          <w:rFonts w:ascii="Arial" w:eastAsia="Times New Roman" w:hAnsi="Arial" w:cs="Arial"/>
          <w:color w:val="000000"/>
          <w:sz w:val="20"/>
          <w:szCs w:val="20"/>
          <w:lang w:eastAsia="en-AU"/>
        </w:rPr>
        <w:fldChar w:fldCharType="separate"/>
      </w:r>
      <w:r w:rsidRPr="00746ED4">
        <w:rPr>
          <w:rFonts w:ascii="Arial" w:eastAsia="Times New Roman" w:hAnsi="Arial" w:cs="Arial"/>
          <w:color w:val="22A3A6"/>
          <w:sz w:val="20"/>
          <w:szCs w:val="20"/>
          <w:u w:val="single"/>
          <w:lang w:eastAsia="en-AU"/>
        </w:rPr>
        <w:t>WMAP</w:t>
      </w:r>
      <w:r w:rsidRPr="00746ED4">
        <w:rPr>
          <w:rFonts w:ascii="Arial" w:eastAsia="Times New Roman" w:hAnsi="Arial" w:cs="Arial"/>
          <w:color w:val="000000"/>
          <w:sz w:val="20"/>
          <w:szCs w:val="20"/>
          <w:lang w:eastAsia="en-AU"/>
        </w:rPr>
        <w:fldChar w:fldCharType="end"/>
      </w:r>
      <w:r w:rsidRPr="00746ED4">
        <w:rPr>
          <w:rFonts w:ascii="Arial" w:eastAsia="Times New Roman" w:hAnsi="Arial" w:cs="Arial"/>
          <w:color w:val="000000"/>
          <w:sz w:val="20"/>
          <w:szCs w:val="20"/>
          <w:lang w:eastAsia="en-AU"/>
        </w:rPr>
        <w:t>and</w:t>
      </w:r>
      <w:proofErr w:type="spellEnd"/>
      <w:r w:rsidRPr="00746ED4">
        <w:rPr>
          <w:rFonts w:ascii="Arial" w:eastAsia="Times New Roman" w:hAnsi="Arial" w:cs="Arial"/>
          <w:color w:val="000000"/>
          <w:sz w:val="20"/>
          <w:szCs w:val="20"/>
          <w:lang w:eastAsia="en-AU"/>
        </w:rPr>
        <w:t xml:space="preserve"> balloon-based missions such as </w:t>
      </w:r>
      <w:proofErr w:type="spellStart"/>
      <w:r w:rsidRPr="00746ED4">
        <w:rPr>
          <w:rFonts w:ascii="Arial" w:eastAsia="Times New Roman" w:hAnsi="Arial" w:cs="Arial"/>
          <w:color w:val="000000"/>
          <w:sz w:val="20"/>
          <w:szCs w:val="20"/>
          <w:lang w:eastAsia="en-AU"/>
        </w:rPr>
        <w:fldChar w:fldCharType="begin"/>
      </w:r>
      <w:r w:rsidRPr="00746ED4">
        <w:rPr>
          <w:rFonts w:ascii="Arial" w:eastAsia="Times New Roman" w:hAnsi="Arial" w:cs="Arial"/>
          <w:color w:val="000000"/>
          <w:sz w:val="20"/>
          <w:szCs w:val="20"/>
          <w:lang w:eastAsia="en-AU"/>
        </w:rPr>
        <w:instrText xml:space="preserve"> HYPERLINK "http://cmb.phys.cwru.edu/boomerang/" </w:instrText>
      </w:r>
      <w:r w:rsidRPr="00746ED4">
        <w:rPr>
          <w:rFonts w:ascii="Arial" w:eastAsia="Times New Roman" w:hAnsi="Arial" w:cs="Arial"/>
          <w:color w:val="000000"/>
          <w:sz w:val="20"/>
          <w:szCs w:val="20"/>
          <w:lang w:eastAsia="en-AU"/>
        </w:rPr>
        <w:fldChar w:fldCharType="separate"/>
      </w:r>
      <w:r w:rsidRPr="00746ED4">
        <w:rPr>
          <w:rFonts w:ascii="Arial" w:eastAsia="Times New Roman" w:hAnsi="Arial" w:cs="Arial"/>
          <w:color w:val="22A3A6"/>
          <w:sz w:val="20"/>
          <w:szCs w:val="20"/>
          <w:u w:val="single"/>
          <w:lang w:eastAsia="en-AU"/>
        </w:rPr>
        <w:t>BOOMERanG</w:t>
      </w:r>
      <w:proofErr w:type="spellEnd"/>
      <w:r w:rsidRPr="00746ED4">
        <w:rPr>
          <w:rFonts w:ascii="Arial" w:eastAsia="Times New Roman" w:hAnsi="Arial" w:cs="Arial"/>
          <w:color w:val="000000"/>
          <w:sz w:val="20"/>
          <w:szCs w:val="20"/>
          <w:lang w:eastAsia="en-AU"/>
        </w:rPr>
        <w:fldChar w:fldCharType="end"/>
      </w:r>
      <w:r w:rsidRPr="00746ED4">
        <w:rPr>
          <w:rFonts w:ascii="Arial" w:eastAsia="Times New Roman" w:hAnsi="Arial" w:cs="Arial"/>
          <w:color w:val="000000"/>
          <w:sz w:val="20"/>
          <w:szCs w:val="20"/>
          <w:lang w:eastAsia="en-AU"/>
        </w:rPr>
        <w:t> that operated in the Antarctic have provided a wealth of details. We can now view the slight fluctuations or anisotropies in the CMBR with unprecedented detail and compare observations with theory more thoroughly. The image below shows how the resolution of the CMBR has improved since its discovery in the 1960s. These slight fluctuations in the CMBR intensity are thought to provide information about slight variations in density in the early Universe.</w:t>
      </w:r>
    </w:p>
    <w:p w:rsidR="00746ED4" w:rsidRPr="00746ED4" w:rsidRDefault="00746ED4" w:rsidP="00746ED4">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2908104A" wp14:editId="3565BD0D">
            <wp:extent cx="4756785" cy="3646805"/>
            <wp:effectExtent l="0" t="0" r="5715" b="0"/>
            <wp:docPr id="14" name="Picture 14" descr="Comparion of CMBR from 1960s, COBE and WMAP 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arion of CMBR from 1960s, COBE and WMAP mission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56785" cy="3646805"/>
                    </a:xfrm>
                    <a:prstGeom prst="rect">
                      <a:avLst/>
                    </a:prstGeom>
                    <a:noFill/>
                    <a:ln>
                      <a:noFill/>
                    </a:ln>
                  </pic:spPr>
                </pic:pic>
              </a:graphicData>
            </a:graphic>
          </wp:inline>
        </w:drawing>
      </w:r>
    </w:p>
    <w:p w:rsidR="00746ED4" w:rsidRPr="00746ED4" w:rsidRDefault="00746ED4" w:rsidP="00746ED4">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NASA, </w:t>
      </w:r>
      <w:hyperlink r:id="rId95" w:history="1">
        <w:r w:rsidRPr="00746ED4">
          <w:rPr>
            <w:rFonts w:ascii="Arial" w:eastAsia="Times New Roman" w:hAnsi="Arial" w:cs="Arial"/>
            <w:i/>
            <w:iCs/>
            <w:color w:val="22A3A6"/>
            <w:sz w:val="18"/>
            <w:szCs w:val="18"/>
            <w:u w:val="single"/>
            <w:lang w:eastAsia="en-AU"/>
          </w:rPr>
          <w:t>WMAP</w:t>
        </w:r>
      </w:hyperlink>
    </w:p>
    <w:p w:rsidR="00746ED4" w:rsidRPr="00746ED4" w:rsidRDefault="00746ED4" w:rsidP="00746ED4">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proofErr w:type="gramStart"/>
      <w:r w:rsidRPr="00746ED4">
        <w:rPr>
          <w:rFonts w:ascii="Arial" w:eastAsia="Times New Roman" w:hAnsi="Arial" w:cs="Arial"/>
          <w:color w:val="000000"/>
          <w:sz w:val="18"/>
          <w:szCs w:val="18"/>
          <w:lang w:eastAsia="en-AU"/>
        </w:rPr>
        <w:t>Comparison of the level of detail of fluctuations in the CMBR from the 1960s through to the current WMAP mission.</w:t>
      </w:r>
      <w:proofErr w:type="gramEnd"/>
    </w:p>
    <w:p w:rsidR="00746ED4" w:rsidRPr="00746ED4" w:rsidRDefault="00746ED4" w:rsidP="00746ED4">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13" w:name="elementratios"/>
      <w:bookmarkEnd w:id="13"/>
      <w:r w:rsidRPr="00746ED4">
        <w:rPr>
          <w:rFonts w:ascii="Arial" w:eastAsia="Times New Roman" w:hAnsi="Arial" w:cs="Arial"/>
          <w:b/>
          <w:bCs/>
          <w:color w:val="000000"/>
          <w:sz w:val="18"/>
          <w:szCs w:val="18"/>
          <w:lang w:eastAsia="en-AU"/>
        </w:rPr>
        <w:t>Ratios of primordial elements.</w:t>
      </w:r>
      <w:r w:rsidRPr="00746ED4">
        <w:rPr>
          <w:rFonts w:ascii="Arial" w:eastAsia="Times New Roman" w:hAnsi="Arial" w:cs="Arial"/>
          <w:color w:val="000000"/>
          <w:sz w:val="18"/>
          <w:szCs w:val="18"/>
          <w:lang w:eastAsia="en-AU"/>
        </w:rPr>
        <w:t> Astronomers are able to measure the relative amounts of the light nuclei hydrogen, deuterium (an isotope of hydrogen with one proton and one neutron), helium-3, helium-4 and lithium-7 in distant, unmixed clouds of primordial gas. The relative abundances of these nuclei correspond with the calculated predicted ratios from the Big Bang model.</w:t>
      </w:r>
    </w:p>
    <w:p w:rsidR="00746ED4" w:rsidRPr="00746ED4" w:rsidRDefault="00746ED4" w:rsidP="00746ED4">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14" w:name="cosmicevolution"/>
      <w:bookmarkEnd w:id="14"/>
      <w:r w:rsidRPr="00746ED4">
        <w:rPr>
          <w:rFonts w:ascii="Arial" w:eastAsia="Times New Roman" w:hAnsi="Arial" w:cs="Arial"/>
          <w:b/>
          <w:bCs/>
          <w:color w:val="000000"/>
          <w:sz w:val="18"/>
          <w:szCs w:val="18"/>
          <w:lang w:eastAsia="en-AU"/>
        </w:rPr>
        <w:t>Observed evolution of extragalactic objects over cosmic time</w:t>
      </w:r>
      <w:r w:rsidRPr="00746ED4">
        <w:rPr>
          <w:rFonts w:ascii="Arial" w:eastAsia="Times New Roman" w:hAnsi="Arial" w:cs="Arial"/>
          <w:color w:val="000000"/>
          <w:sz w:val="18"/>
          <w:szCs w:val="18"/>
          <w:lang w:eastAsia="en-AU"/>
        </w:rPr>
        <w:t>. Evidence for this initially came from radio surveys which showed that the more distant (hence older) parts of the Universe appeared to contain stronger radio sources than the local region. Quasars, for instance, are not found in our local region but are far more common at redshifts of 2 or 3. </w:t>
      </w:r>
      <w:r w:rsidRPr="00746ED4">
        <w:rPr>
          <w:rFonts w:ascii="Arial" w:eastAsia="Times New Roman" w:hAnsi="Arial" w:cs="Arial"/>
          <w:color w:val="000000"/>
          <w:sz w:val="18"/>
          <w:szCs w:val="18"/>
          <w:lang w:eastAsia="en-AU"/>
        </w:rPr>
        <w:br/>
        <w:t>Recent observations by the Hubble Space Telescope and other telescopes have provided our deepest ever views of the Universe and clearly show evidence of galactic evolution and earlier stages in their formation.</w:t>
      </w:r>
    </w:p>
    <w:p w:rsidR="00746ED4" w:rsidRPr="00746ED4" w:rsidRDefault="00746ED4" w:rsidP="00746ED4">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lastRenderedPageBreak/>
        <w:drawing>
          <wp:inline distT="0" distB="0" distL="0" distR="0" wp14:anchorId="1B2E14AE" wp14:editId="51DC23B6">
            <wp:extent cx="4288790" cy="3221990"/>
            <wp:effectExtent l="0" t="0" r="0" b="0"/>
            <wp:docPr id="15" name="Picture 15" descr="Evolution of spiral gala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tion of spiral galaxie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88790" cy="3221990"/>
                    </a:xfrm>
                    <a:prstGeom prst="rect">
                      <a:avLst/>
                    </a:prstGeom>
                    <a:noFill/>
                    <a:ln>
                      <a:noFill/>
                    </a:ln>
                  </pic:spPr>
                </pic:pic>
              </a:graphicData>
            </a:graphic>
          </wp:inline>
        </w:drawing>
      </w:r>
    </w:p>
    <w:p w:rsidR="00746ED4" w:rsidRPr="00746ED4" w:rsidRDefault="00746ED4" w:rsidP="00746ED4">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hyperlink r:id="rId97" w:history="1">
        <w:r w:rsidRPr="00746ED4">
          <w:rPr>
            <w:rFonts w:ascii="Arial" w:eastAsia="Times New Roman" w:hAnsi="Arial" w:cs="Arial"/>
            <w:i/>
            <w:iCs/>
            <w:color w:val="22A3A6"/>
            <w:sz w:val="18"/>
            <w:szCs w:val="18"/>
            <w:u w:val="single"/>
            <w:lang w:eastAsia="en-AU"/>
          </w:rPr>
          <w:t>NASA</w:t>
        </w:r>
      </w:hyperlink>
      <w:r w:rsidRPr="00746ED4">
        <w:rPr>
          <w:rFonts w:ascii="Arial" w:eastAsia="Times New Roman" w:hAnsi="Arial" w:cs="Arial"/>
          <w:i/>
          <w:iCs/>
          <w:color w:val="000000"/>
          <w:sz w:val="18"/>
          <w:szCs w:val="18"/>
          <w:lang w:eastAsia="en-AU"/>
        </w:rPr>
        <w:t>, </w:t>
      </w:r>
      <w:hyperlink r:id="rId98" w:history="1">
        <w:r w:rsidRPr="00746ED4">
          <w:rPr>
            <w:rFonts w:ascii="Arial" w:eastAsia="Times New Roman" w:hAnsi="Arial" w:cs="Arial"/>
            <w:i/>
            <w:iCs/>
            <w:color w:val="22A3A6"/>
            <w:sz w:val="18"/>
            <w:szCs w:val="18"/>
            <w:u w:val="single"/>
            <w:lang w:eastAsia="en-AU"/>
          </w:rPr>
          <w:t>ESA</w:t>
        </w:r>
      </w:hyperlink>
      <w:r w:rsidRPr="00746ED4">
        <w:rPr>
          <w:rFonts w:ascii="Arial" w:eastAsia="Times New Roman" w:hAnsi="Arial" w:cs="Arial"/>
          <w:i/>
          <w:iCs/>
          <w:color w:val="000000"/>
          <w:sz w:val="18"/>
          <w:szCs w:val="18"/>
          <w:lang w:eastAsia="en-AU"/>
        </w:rPr>
        <w:t xml:space="preserve">, F. Summers and Z. </w:t>
      </w:r>
      <w:proofErr w:type="spellStart"/>
      <w:r w:rsidRPr="00746ED4">
        <w:rPr>
          <w:rFonts w:ascii="Arial" w:eastAsia="Times New Roman" w:hAnsi="Arial" w:cs="Arial"/>
          <w:i/>
          <w:iCs/>
          <w:color w:val="000000"/>
          <w:sz w:val="18"/>
          <w:szCs w:val="18"/>
          <w:lang w:eastAsia="en-AU"/>
        </w:rPr>
        <w:t>Levay</w:t>
      </w:r>
      <w:proofErr w:type="spellEnd"/>
      <w:r w:rsidRPr="00746ED4">
        <w:rPr>
          <w:rFonts w:ascii="Arial" w:eastAsia="Times New Roman" w:hAnsi="Arial" w:cs="Arial"/>
          <w:i/>
          <w:iCs/>
          <w:color w:val="000000"/>
          <w:sz w:val="18"/>
          <w:szCs w:val="18"/>
          <w:lang w:eastAsia="en-AU"/>
        </w:rPr>
        <w:t xml:space="preserve"> (</w:t>
      </w:r>
      <w:proofErr w:type="spellStart"/>
      <w:r w:rsidRPr="00746ED4">
        <w:rPr>
          <w:rFonts w:ascii="Arial" w:eastAsia="Times New Roman" w:hAnsi="Arial" w:cs="Arial"/>
          <w:i/>
          <w:iCs/>
          <w:color w:val="000000"/>
          <w:sz w:val="18"/>
          <w:szCs w:val="18"/>
          <w:lang w:eastAsia="en-AU"/>
        </w:rPr>
        <w:fldChar w:fldCharType="begin"/>
      </w:r>
      <w:r w:rsidRPr="00746ED4">
        <w:rPr>
          <w:rFonts w:ascii="Arial" w:eastAsia="Times New Roman" w:hAnsi="Arial" w:cs="Arial"/>
          <w:i/>
          <w:iCs/>
          <w:color w:val="000000"/>
          <w:sz w:val="18"/>
          <w:szCs w:val="18"/>
          <w:lang w:eastAsia="en-AU"/>
        </w:rPr>
        <w:instrText xml:space="preserve"> HYPERLINK "http://www.stsci.edu/" </w:instrText>
      </w:r>
      <w:r w:rsidRPr="00746ED4">
        <w:rPr>
          <w:rFonts w:ascii="Arial" w:eastAsia="Times New Roman" w:hAnsi="Arial" w:cs="Arial"/>
          <w:i/>
          <w:iCs/>
          <w:color w:val="000000"/>
          <w:sz w:val="18"/>
          <w:szCs w:val="18"/>
          <w:lang w:eastAsia="en-AU"/>
        </w:rPr>
        <w:fldChar w:fldCharType="separate"/>
      </w:r>
      <w:r w:rsidRPr="00746ED4">
        <w:rPr>
          <w:rFonts w:ascii="Arial" w:eastAsia="Times New Roman" w:hAnsi="Arial" w:cs="Arial"/>
          <w:i/>
          <w:iCs/>
          <w:color w:val="22A3A6"/>
          <w:sz w:val="18"/>
          <w:szCs w:val="18"/>
          <w:u w:val="single"/>
          <w:lang w:eastAsia="en-AU"/>
        </w:rPr>
        <w:t>STScI</w:t>
      </w:r>
      <w:proofErr w:type="spellEnd"/>
      <w:r w:rsidRPr="00746ED4">
        <w:rPr>
          <w:rFonts w:ascii="Arial" w:eastAsia="Times New Roman" w:hAnsi="Arial" w:cs="Arial"/>
          <w:i/>
          <w:iCs/>
          <w:color w:val="000000"/>
          <w:sz w:val="18"/>
          <w:szCs w:val="18"/>
          <w:lang w:eastAsia="en-AU"/>
        </w:rPr>
        <w:fldChar w:fldCharType="end"/>
      </w:r>
      <w:r w:rsidRPr="00746ED4">
        <w:rPr>
          <w:rFonts w:ascii="Arial" w:eastAsia="Times New Roman" w:hAnsi="Arial" w:cs="Arial"/>
          <w:i/>
          <w:iCs/>
          <w:color w:val="000000"/>
          <w:sz w:val="18"/>
          <w:szCs w:val="18"/>
          <w:lang w:eastAsia="en-AU"/>
        </w:rPr>
        <w:t>)</w:t>
      </w:r>
    </w:p>
    <w:p w:rsidR="00746ED4" w:rsidRPr="00746ED4" w:rsidRDefault="00746ED4" w:rsidP="00746ED4">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Recent observations by the HST show the evolution of spiral galaxies over time.</w:t>
      </w:r>
    </w:p>
    <w:p w:rsidR="00746ED4" w:rsidRPr="00746ED4" w:rsidRDefault="00746ED4" w:rsidP="00746ED4">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5" w:name="matterformation"/>
      <w:bookmarkEnd w:id="15"/>
      <w:r w:rsidRPr="00746ED4">
        <w:rPr>
          <w:rFonts w:ascii="Arial" w:eastAsia="Times New Roman" w:hAnsi="Arial" w:cs="Arial"/>
          <w:color w:val="004B87"/>
          <w:sz w:val="33"/>
          <w:szCs w:val="33"/>
          <w:lang w:eastAsia="en-AU"/>
        </w:rPr>
        <w:t>Formation of Matter</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All matter, including the atoms in our bodies, the air we breathe and the gas in the Sun is composed is combinations of fundamental particles that were created during the Big Bang and subsequent evolution of the Universe. Before giving an outline of the key stages in the formation of matter we need to review the fundamental particles and forces in the Universe.</w:t>
      </w:r>
    </w:p>
    <w:p w:rsidR="00746ED4" w:rsidRPr="00746ED4" w:rsidRDefault="00746ED4" w:rsidP="00746ED4">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6" w:name="fundparticles"/>
      <w:bookmarkEnd w:id="16"/>
      <w:r w:rsidRPr="00746ED4">
        <w:rPr>
          <w:rFonts w:ascii="Arial" w:eastAsia="Times New Roman" w:hAnsi="Arial" w:cs="Arial"/>
          <w:color w:val="6D6F71"/>
          <w:sz w:val="27"/>
          <w:szCs w:val="27"/>
          <w:lang w:eastAsia="en-AU"/>
        </w:rPr>
        <w:t>Fundamental particles, the building blocks of the Universe</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Our current understanding of physics allows us to model events in the Universe nearly, but not quite back to the moment of the big bang. Significant developments in our understanding of the very early Universe are due to advances in high-energy </w:t>
      </w:r>
      <w:hyperlink r:id="rId99" w:history="1">
        <w:r w:rsidRPr="00746ED4">
          <w:rPr>
            <w:rFonts w:ascii="Arial" w:eastAsia="Times New Roman" w:hAnsi="Arial" w:cs="Arial"/>
            <w:color w:val="22A3A6"/>
            <w:sz w:val="20"/>
            <w:szCs w:val="20"/>
            <w:u w:val="single"/>
            <w:lang w:eastAsia="en-AU"/>
          </w:rPr>
          <w:t>particle physics</w:t>
        </w:r>
      </w:hyperlink>
      <w:r w:rsidRPr="00746ED4">
        <w:rPr>
          <w:rFonts w:ascii="Arial" w:eastAsia="Times New Roman" w:hAnsi="Arial" w:cs="Arial"/>
          <w:color w:val="000000"/>
          <w:sz w:val="20"/>
          <w:szCs w:val="20"/>
          <w:lang w:eastAsia="en-AU"/>
        </w:rPr>
        <w:t xml:space="preserve"> and particle accelerators such as those </w:t>
      </w:r>
      <w:proofErr w:type="spellStart"/>
      <w:r w:rsidRPr="00746ED4">
        <w:rPr>
          <w:rFonts w:ascii="Arial" w:eastAsia="Times New Roman" w:hAnsi="Arial" w:cs="Arial"/>
          <w:color w:val="000000"/>
          <w:sz w:val="20"/>
          <w:szCs w:val="20"/>
          <w:lang w:eastAsia="en-AU"/>
        </w:rPr>
        <w:t>at</w:t>
      </w:r>
      <w:hyperlink r:id="rId100" w:history="1">
        <w:r w:rsidRPr="00746ED4">
          <w:rPr>
            <w:rFonts w:ascii="Arial" w:eastAsia="Times New Roman" w:hAnsi="Arial" w:cs="Arial"/>
            <w:color w:val="22A3A6"/>
            <w:sz w:val="20"/>
            <w:szCs w:val="20"/>
            <w:u w:val="single"/>
            <w:lang w:eastAsia="en-AU"/>
          </w:rPr>
          <w:t>CERN</w:t>
        </w:r>
        <w:proofErr w:type="spellEnd"/>
      </w:hyperlink>
      <w:r w:rsidRPr="00746ED4">
        <w:rPr>
          <w:rFonts w:ascii="Arial" w:eastAsia="Times New Roman" w:hAnsi="Arial" w:cs="Arial"/>
          <w:color w:val="000000"/>
          <w:sz w:val="20"/>
          <w:szCs w:val="20"/>
          <w:lang w:eastAsia="en-AU"/>
        </w:rPr>
        <w:t>. According to the "Standard Model" of particle physics we now know that all the matter around us is composed of combinations of only a few fundamental particles. These twelve particles fall into two families, </w:t>
      </w:r>
      <w:r w:rsidRPr="00746ED4">
        <w:rPr>
          <w:rFonts w:ascii="Arial" w:eastAsia="Times New Roman" w:hAnsi="Arial" w:cs="Arial"/>
          <w:i/>
          <w:iCs/>
          <w:color w:val="000000"/>
          <w:sz w:val="20"/>
          <w:szCs w:val="20"/>
          <w:lang w:eastAsia="en-AU"/>
        </w:rPr>
        <w:t>quarks</w:t>
      </w:r>
      <w:r w:rsidRPr="00746ED4">
        <w:rPr>
          <w:rFonts w:ascii="Arial" w:eastAsia="Times New Roman" w:hAnsi="Arial" w:cs="Arial"/>
          <w:color w:val="000000"/>
          <w:sz w:val="20"/>
          <w:szCs w:val="20"/>
          <w:lang w:eastAsia="en-AU"/>
        </w:rPr>
        <w:t> and </w:t>
      </w:r>
      <w:r w:rsidRPr="00746ED4">
        <w:rPr>
          <w:rFonts w:ascii="Arial" w:eastAsia="Times New Roman" w:hAnsi="Arial" w:cs="Arial"/>
          <w:i/>
          <w:iCs/>
          <w:color w:val="000000"/>
          <w:sz w:val="20"/>
          <w:szCs w:val="20"/>
          <w:lang w:eastAsia="en-AU"/>
        </w:rPr>
        <w:t>leptons</w:t>
      </w:r>
      <w:r w:rsidRPr="00746ED4">
        <w:rPr>
          <w:rFonts w:ascii="Arial" w:eastAsia="Times New Roman" w:hAnsi="Arial" w:cs="Arial"/>
          <w:color w:val="000000"/>
          <w:sz w:val="20"/>
          <w:szCs w:val="20"/>
          <w:lang w:eastAsia="en-AU"/>
        </w:rPr>
        <w:t>.</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Quarks are the particles that group together to form </w:t>
      </w:r>
      <w:r w:rsidRPr="00746ED4">
        <w:rPr>
          <w:rFonts w:ascii="Arial" w:eastAsia="Times New Roman" w:hAnsi="Arial" w:cs="Arial"/>
          <w:i/>
          <w:iCs/>
          <w:color w:val="000000"/>
          <w:sz w:val="20"/>
          <w:szCs w:val="20"/>
          <w:lang w:eastAsia="en-AU"/>
        </w:rPr>
        <w:t>hadrons</w:t>
      </w:r>
      <w:r w:rsidRPr="00746ED4">
        <w:rPr>
          <w:rFonts w:ascii="Arial" w:eastAsia="Times New Roman" w:hAnsi="Arial" w:cs="Arial"/>
          <w:color w:val="000000"/>
          <w:sz w:val="20"/>
          <w:szCs w:val="20"/>
          <w:lang w:eastAsia="en-AU"/>
        </w:rPr>
        <w:t>. Hadrons made of three quarks in turn are called </w:t>
      </w:r>
      <w:r w:rsidRPr="00746ED4">
        <w:rPr>
          <w:rFonts w:ascii="Arial" w:eastAsia="Times New Roman" w:hAnsi="Arial" w:cs="Arial"/>
          <w:i/>
          <w:iCs/>
          <w:color w:val="000000"/>
          <w:sz w:val="20"/>
          <w:szCs w:val="20"/>
          <w:lang w:eastAsia="en-AU"/>
        </w:rPr>
        <w:t>baryons</w:t>
      </w:r>
      <w:r w:rsidRPr="00746ED4">
        <w:rPr>
          <w:rFonts w:ascii="Arial" w:eastAsia="Times New Roman" w:hAnsi="Arial" w:cs="Arial"/>
          <w:color w:val="000000"/>
          <w:sz w:val="20"/>
          <w:szCs w:val="20"/>
          <w:lang w:eastAsia="en-AU"/>
        </w:rPr>
        <w:t>. The most familiar baryons to us are the protons and neutrons that comprise the nuclei of the atoms in our bodies and the rest of the Universe. A proton comprises two </w:t>
      </w:r>
      <w:r w:rsidRPr="00746ED4">
        <w:rPr>
          <w:rFonts w:ascii="Arial" w:eastAsia="Times New Roman" w:hAnsi="Arial" w:cs="Arial"/>
          <w:i/>
          <w:iCs/>
          <w:color w:val="000000"/>
          <w:sz w:val="20"/>
          <w:szCs w:val="20"/>
          <w:lang w:eastAsia="en-AU"/>
        </w:rPr>
        <w:t>up</w:t>
      </w:r>
      <w:r w:rsidRPr="00746ED4">
        <w:rPr>
          <w:rFonts w:ascii="Arial" w:eastAsia="Times New Roman" w:hAnsi="Arial" w:cs="Arial"/>
          <w:color w:val="000000"/>
          <w:sz w:val="20"/>
          <w:szCs w:val="20"/>
          <w:lang w:eastAsia="en-AU"/>
        </w:rPr>
        <w:t> quarks and one </w:t>
      </w:r>
      <w:r w:rsidRPr="00746ED4">
        <w:rPr>
          <w:rFonts w:ascii="Arial" w:eastAsia="Times New Roman" w:hAnsi="Arial" w:cs="Arial"/>
          <w:i/>
          <w:iCs/>
          <w:color w:val="000000"/>
          <w:sz w:val="20"/>
          <w:szCs w:val="20"/>
          <w:lang w:eastAsia="en-AU"/>
        </w:rPr>
        <w:t>down</w:t>
      </w:r>
      <w:r w:rsidRPr="00746ED4">
        <w:rPr>
          <w:rFonts w:ascii="Arial" w:eastAsia="Times New Roman" w:hAnsi="Arial" w:cs="Arial"/>
          <w:color w:val="000000"/>
          <w:sz w:val="20"/>
          <w:szCs w:val="20"/>
          <w:lang w:eastAsia="en-AU"/>
        </w:rPr>
        <w:t> quark, whilst a neutron has two down quarks and only one up quark. If you study the following table you will see that quarks have charges that are fractions of the charge of an electron, </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 Hence the overall or net charge of a proton = 2 × (+2</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 xml:space="preserve">/3) - 1 </w:t>
      </w:r>
      <w:proofErr w:type="gramStart"/>
      <w:r w:rsidRPr="00746ED4">
        <w:rPr>
          <w:rFonts w:ascii="Arial" w:eastAsia="Times New Roman" w:hAnsi="Arial" w:cs="Arial"/>
          <w:color w:val="000000"/>
          <w:sz w:val="20"/>
          <w:szCs w:val="20"/>
          <w:lang w:eastAsia="en-AU"/>
        </w:rPr>
        <w:t>×(</w:t>
      </w:r>
      <w:proofErr w:type="gramEnd"/>
      <w:r w:rsidRPr="00746ED4">
        <w:rPr>
          <w:rFonts w:ascii="Arial" w:eastAsia="Times New Roman" w:hAnsi="Arial" w:cs="Arial"/>
          <w:color w:val="000000"/>
          <w:sz w:val="20"/>
          <w:szCs w:val="20"/>
          <w:lang w:eastAsia="en-AU"/>
        </w:rPr>
        <w:t>-1</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/3) = +1</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 and the overall charge of the neutron is 0.</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Leptons include three charged particles, the </w:t>
      </w:r>
      <w:r w:rsidRPr="00746ED4">
        <w:rPr>
          <w:rFonts w:ascii="Arial" w:eastAsia="Times New Roman" w:hAnsi="Arial" w:cs="Arial"/>
          <w:i/>
          <w:iCs/>
          <w:color w:val="000000"/>
          <w:sz w:val="20"/>
          <w:szCs w:val="20"/>
          <w:lang w:eastAsia="en-AU"/>
        </w:rPr>
        <w:t>electron</w:t>
      </w:r>
      <w:r w:rsidRPr="00746ED4">
        <w:rPr>
          <w:rFonts w:ascii="Arial" w:eastAsia="Times New Roman" w:hAnsi="Arial" w:cs="Arial"/>
          <w:color w:val="000000"/>
          <w:sz w:val="20"/>
          <w:szCs w:val="20"/>
          <w:lang w:eastAsia="en-AU"/>
        </w:rPr>
        <w:t>, </w:t>
      </w:r>
      <w:proofErr w:type="spellStart"/>
      <w:proofErr w:type="gramStart"/>
      <w:r w:rsidRPr="00746ED4">
        <w:rPr>
          <w:rFonts w:ascii="Arial" w:eastAsia="Times New Roman" w:hAnsi="Arial" w:cs="Arial"/>
          <w:i/>
          <w:iCs/>
          <w:color w:val="000000"/>
          <w:sz w:val="20"/>
          <w:szCs w:val="20"/>
          <w:lang w:eastAsia="en-AU"/>
        </w:rPr>
        <w:t>muon</w:t>
      </w:r>
      <w:proofErr w:type="spellEnd"/>
      <w:proofErr w:type="gramEnd"/>
      <w:r w:rsidRPr="00746ED4">
        <w:rPr>
          <w:rFonts w:ascii="Arial" w:eastAsia="Times New Roman" w:hAnsi="Arial" w:cs="Arial"/>
          <w:color w:val="000000"/>
          <w:sz w:val="20"/>
          <w:szCs w:val="20"/>
          <w:lang w:eastAsia="en-AU"/>
        </w:rPr>
        <w:t> and </w:t>
      </w:r>
      <w:r w:rsidRPr="00746ED4">
        <w:rPr>
          <w:rFonts w:ascii="Arial" w:eastAsia="Times New Roman" w:hAnsi="Arial" w:cs="Arial"/>
          <w:i/>
          <w:iCs/>
          <w:color w:val="000000"/>
          <w:sz w:val="20"/>
          <w:szCs w:val="20"/>
          <w:lang w:eastAsia="en-AU"/>
        </w:rPr>
        <w:t>tau</w:t>
      </w:r>
      <w:r w:rsidRPr="00746ED4">
        <w:rPr>
          <w:rFonts w:ascii="Arial" w:eastAsia="Times New Roman" w:hAnsi="Arial" w:cs="Arial"/>
          <w:color w:val="000000"/>
          <w:sz w:val="20"/>
          <w:szCs w:val="20"/>
          <w:lang w:eastAsia="en-AU"/>
        </w:rPr>
        <w:t> particle. Each of these has an associated </w:t>
      </w:r>
      <w:r w:rsidRPr="00746ED4">
        <w:rPr>
          <w:rFonts w:ascii="Arial" w:eastAsia="Times New Roman" w:hAnsi="Arial" w:cs="Arial"/>
          <w:i/>
          <w:iCs/>
          <w:color w:val="000000"/>
          <w:sz w:val="20"/>
          <w:szCs w:val="20"/>
          <w:lang w:eastAsia="en-AU"/>
        </w:rPr>
        <w:t>neutrino</w:t>
      </w:r>
      <w:r w:rsidRPr="00746ED4">
        <w:rPr>
          <w:rFonts w:ascii="Arial" w:eastAsia="Times New Roman" w:hAnsi="Arial" w:cs="Arial"/>
          <w:color w:val="000000"/>
          <w:sz w:val="20"/>
          <w:szCs w:val="20"/>
          <w:lang w:eastAsia="en-AU"/>
        </w:rPr>
        <w:t> particle that is neutral.</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Together these twelve particles are the building blocks of </w:t>
      </w:r>
      <w:r w:rsidRPr="00746ED4">
        <w:rPr>
          <w:rFonts w:ascii="Arial" w:eastAsia="Times New Roman" w:hAnsi="Arial" w:cs="Arial"/>
          <w:i/>
          <w:iCs/>
          <w:color w:val="000000"/>
          <w:sz w:val="20"/>
          <w:szCs w:val="20"/>
          <w:lang w:eastAsia="en-AU"/>
        </w:rPr>
        <w:t>matter</w:t>
      </w:r>
      <w:r w:rsidRPr="00746ED4">
        <w:rPr>
          <w:rFonts w:ascii="Arial" w:eastAsia="Times New Roman" w:hAnsi="Arial" w:cs="Arial"/>
          <w:color w:val="000000"/>
          <w:sz w:val="20"/>
          <w:szCs w:val="20"/>
          <w:lang w:eastAsia="en-AU"/>
        </w:rPr>
        <w:t>. Interestingly though, each of them has a corresponding </w:t>
      </w:r>
      <w:r w:rsidRPr="00746ED4">
        <w:rPr>
          <w:rFonts w:ascii="Arial" w:eastAsia="Times New Roman" w:hAnsi="Arial" w:cs="Arial"/>
          <w:i/>
          <w:iCs/>
          <w:color w:val="000000"/>
          <w:sz w:val="20"/>
          <w:szCs w:val="20"/>
          <w:lang w:eastAsia="en-AU"/>
        </w:rPr>
        <w:t>antiparticle</w:t>
      </w:r>
      <w:r w:rsidRPr="00746ED4">
        <w:rPr>
          <w:rFonts w:ascii="Arial" w:eastAsia="Times New Roman" w:hAnsi="Arial" w:cs="Arial"/>
          <w:color w:val="000000"/>
          <w:sz w:val="20"/>
          <w:szCs w:val="20"/>
          <w:lang w:eastAsia="en-AU"/>
        </w:rPr>
        <w:t>. These differ only in having the opposite charge but have the same mass as the corresponding matter particle. These antiparticles collectively are known as </w:t>
      </w:r>
      <w:r w:rsidRPr="00746ED4">
        <w:rPr>
          <w:rFonts w:ascii="Arial" w:eastAsia="Times New Roman" w:hAnsi="Arial" w:cs="Arial"/>
          <w:i/>
          <w:iCs/>
          <w:color w:val="000000"/>
          <w:sz w:val="20"/>
          <w:szCs w:val="20"/>
          <w:lang w:eastAsia="en-AU"/>
        </w:rPr>
        <w:t>antimatter</w:t>
      </w:r>
      <w:r w:rsidRPr="00746ED4">
        <w:rPr>
          <w:rFonts w:ascii="Arial" w:eastAsia="Times New Roman" w:hAnsi="Arial" w:cs="Arial"/>
          <w:color w:val="000000"/>
          <w:sz w:val="20"/>
          <w:szCs w:val="20"/>
          <w:lang w:eastAsia="en-AU"/>
        </w:rPr>
        <w:t>.</w:t>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The Fundamental Particles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
        <w:gridCol w:w="1605"/>
        <w:gridCol w:w="930"/>
        <w:gridCol w:w="1440"/>
        <w:gridCol w:w="1455"/>
      </w:tblGrid>
      <w:tr w:rsidR="00746ED4" w:rsidRPr="00746ED4" w:rsidTr="00746ED4">
        <w:trPr>
          <w:tblHeader/>
          <w:tblCellSpacing w:w="15" w:type="dxa"/>
        </w:trPr>
        <w:tc>
          <w:tcPr>
            <w:tcW w:w="1005"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Family</w:t>
            </w:r>
          </w:p>
        </w:tc>
        <w:tc>
          <w:tcPr>
            <w:tcW w:w="1575"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Name</w:t>
            </w:r>
          </w:p>
        </w:tc>
        <w:tc>
          <w:tcPr>
            <w:tcW w:w="900"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Charge</w:t>
            </w:r>
          </w:p>
        </w:tc>
        <w:tc>
          <w:tcPr>
            <w:tcW w:w="1410"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Rest Mass</w:t>
            </w:r>
          </w:p>
        </w:tc>
        <w:tc>
          <w:tcPr>
            <w:tcW w:w="1410"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Symbol</w:t>
            </w:r>
          </w:p>
        </w:tc>
      </w:tr>
      <w:tr w:rsidR="00746ED4" w:rsidRPr="00746ED4" w:rsidTr="00746ED4">
        <w:trPr>
          <w:tblCellSpacing w:w="15" w:type="dxa"/>
        </w:trPr>
        <w:tc>
          <w:tcPr>
            <w:tcW w:w="0" w:type="auto"/>
            <w:vMerge w:val="restart"/>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Quarks</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up</w:t>
            </w:r>
          </w:p>
        </w:tc>
        <w:tc>
          <w:tcPr>
            <w:tcW w:w="0" w:type="auto"/>
            <w:vMerge w:val="restart"/>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+2</w:t>
            </w:r>
            <w:r w:rsidRPr="00746ED4">
              <w:rPr>
                <w:rFonts w:ascii="Arial" w:eastAsia="Times New Roman" w:hAnsi="Arial" w:cs="Arial"/>
                <w:i/>
                <w:iCs/>
                <w:color w:val="000000"/>
                <w:sz w:val="18"/>
                <w:szCs w:val="18"/>
                <w:lang w:eastAsia="en-AU"/>
              </w:rPr>
              <w:t>e</w:t>
            </w:r>
            <w:r w:rsidRPr="00746ED4">
              <w:rPr>
                <w:rFonts w:ascii="Arial" w:eastAsia="Times New Roman" w:hAnsi="Arial" w:cs="Arial"/>
                <w:color w:val="000000"/>
                <w:sz w:val="18"/>
                <w:szCs w:val="18"/>
                <w:lang w:eastAsia="en-AU"/>
              </w:rPr>
              <w:t>/3</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4 MeV</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u</w:t>
            </w:r>
          </w:p>
        </w:tc>
      </w:tr>
      <w:tr w:rsidR="00746ED4" w:rsidRPr="00746ED4" w:rsidTr="00746ED4">
        <w:trPr>
          <w:tblCellSpacing w:w="15" w:type="dxa"/>
        </w:trPr>
        <w:tc>
          <w:tcPr>
            <w:tcW w:w="0" w:type="auto"/>
            <w:vMerge/>
            <w:shd w:val="clear" w:color="auto" w:fill="auto"/>
            <w:vAlign w:val="center"/>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charm</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1,250 MeV</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w:t>
            </w:r>
          </w:p>
        </w:tc>
      </w:tr>
      <w:tr w:rsidR="00746ED4" w:rsidRPr="00746ED4" w:rsidTr="00746ED4">
        <w:trPr>
          <w:tblCellSpacing w:w="15" w:type="dxa"/>
        </w:trPr>
        <w:tc>
          <w:tcPr>
            <w:tcW w:w="0" w:type="auto"/>
            <w:vMerge/>
            <w:shd w:val="clear" w:color="auto" w:fill="auto"/>
            <w:vAlign w:val="center"/>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top</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~1,784,000 MeV</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w:t>
            </w:r>
          </w:p>
        </w:tc>
      </w:tr>
      <w:tr w:rsidR="00746ED4" w:rsidRPr="00746ED4" w:rsidTr="00746ED4">
        <w:trPr>
          <w:tblCellSpacing w:w="15" w:type="dxa"/>
        </w:trPr>
        <w:tc>
          <w:tcPr>
            <w:tcW w:w="0" w:type="auto"/>
            <w:vMerge/>
            <w:shd w:val="clear" w:color="auto" w:fill="auto"/>
            <w:vAlign w:val="center"/>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down</w:t>
            </w:r>
          </w:p>
        </w:tc>
        <w:tc>
          <w:tcPr>
            <w:tcW w:w="0" w:type="auto"/>
            <w:vMerge w:val="restart"/>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w:t>
            </w:r>
            <w:r w:rsidRPr="00746ED4">
              <w:rPr>
                <w:rFonts w:ascii="Arial" w:eastAsia="Times New Roman" w:hAnsi="Arial" w:cs="Arial"/>
                <w:i/>
                <w:iCs/>
                <w:color w:val="000000"/>
                <w:sz w:val="18"/>
                <w:szCs w:val="18"/>
                <w:lang w:eastAsia="en-AU"/>
              </w:rPr>
              <w:t>e</w:t>
            </w:r>
            <w:r w:rsidRPr="00746ED4">
              <w:rPr>
                <w:rFonts w:ascii="Arial" w:eastAsia="Times New Roman" w:hAnsi="Arial" w:cs="Arial"/>
                <w:color w:val="000000"/>
                <w:sz w:val="18"/>
                <w:szCs w:val="18"/>
                <w:lang w:eastAsia="en-AU"/>
              </w:rPr>
              <w:t>/3</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6 MeV</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w:t>
            </w:r>
          </w:p>
        </w:tc>
      </w:tr>
      <w:tr w:rsidR="00746ED4" w:rsidRPr="00746ED4" w:rsidTr="00746ED4">
        <w:trPr>
          <w:tblCellSpacing w:w="15" w:type="dxa"/>
        </w:trPr>
        <w:tc>
          <w:tcPr>
            <w:tcW w:w="0" w:type="auto"/>
            <w:vMerge/>
            <w:shd w:val="clear" w:color="auto" w:fill="auto"/>
            <w:vAlign w:val="center"/>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strange</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110 MeV</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w:t>
            </w:r>
          </w:p>
        </w:tc>
      </w:tr>
      <w:tr w:rsidR="00746ED4" w:rsidRPr="00746ED4" w:rsidTr="00746ED4">
        <w:trPr>
          <w:tblCellSpacing w:w="15" w:type="dxa"/>
        </w:trPr>
        <w:tc>
          <w:tcPr>
            <w:tcW w:w="0" w:type="auto"/>
            <w:vMerge/>
            <w:shd w:val="clear" w:color="auto" w:fill="auto"/>
            <w:vAlign w:val="center"/>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bottom</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4,100 MeV</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w:t>
            </w:r>
          </w:p>
        </w:tc>
      </w:tr>
      <w:tr w:rsidR="00746ED4" w:rsidRPr="00746ED4" w:rsidTr="00746ED4">
        <w:trPr>
          <w:tblCellSpacing w:w="15" w:type="dxa"/>
        </w:trPr>
        <w:tc>
          <w:tcPr>
            <w:tcW w:w="0" w:type="auto"/>
            <w:vMerge w:val="restart"/>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Leptons</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electron</w:t>
            </w:r>
          </w:p>
        </w:tc>
        <w:tc>
          <w:tcPr>
            <w:tcW w:w="0" w:type="auto"/>
            <w:vMerge w:val="restart"/>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w:t>
            </w:r>
            <w:r w:rsidRPr="00746ED4">
              <w:rPr>
                <w:rFonts w:ascii="Arial" w:eastAsia="Times New Roman" w:hAnsi="Arial" w:cs="Arial"/>
                <w:i/>
                <w:iCs/>
                <w:color w:val="000000"/>
                <w:sz w:val="18"/>
                <w:szCs w:val="18"/>
                <w:lang w:eastAsia="en-AU"/>
              </w:rPr>
              <w:t>e</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0.511 MeV</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w:t>
            </w:r>
            <w:r w:rsidRPr="00746ED4">
              <w:rPr>
                <w:rFonts w:ascii="Arial" w:eastAsia="Times New Roman" w:hAnsi="Arial" w:cs="Arial"/>
                <w:color w:val="000000"/>
                <w:sz w:val="15"/>
                <w:szCs w:val="15"/>
                <w:vertAlign w:val="superscript"/>
                <w:lang w:eastAsia="en-AU"/>
              </w:rPr>
              <w:t>-</w:t>
            </w:r>
          </w:p>
        </w:tc>
      </w:tr>
      <w:tr w:rsidR="00746ED4" w:rsidRPr="00746ED4" w:rsidTr="00746ED4">
        <w:trPr>
          <w:tblCellSpacing w:w="15" w:type="dxa"/>
        </w:trPr>
        <w:tc>
          <w:tcPr>
            <w:tcW w:w="0" w:type="auto"/>
            <w:vMerge/>
            <w:shd w:val="clear" w:color="auto" w:fill="auto"/>
            <w:vAlign w:val="center"/>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proofErr w:type="spellStart"/>
            <w:r w:rsidRPr="00746ED4">
              <w:rPr>
                <w:rFonts w:ascii="Arial" w:eastAsia="Times New Roman" w:hAnsi="Arial" w:cs="Arial"/>
                <w:color w:val="000000"/>
                <w:sz w:val="18"/>
                <w:szCs w:val="18"/>
                <w:lang w:eastAsia="en-AU"/>
              </w:rPr>
              <w:t>muon</w:t>
            </w:r>
            <w:proofErr w:type="spellEnd"/>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105.7 MeV</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μ</w:t>
            </w:r>
            <w:r w:rsidRPr="00746ED4">
              <w:rPr>
                <w:rFonts w:ascii="Arial" w:eastAsia="Times New Roman" w:hAnsi="Arial" w:cs="Arial"/>
                <w:color w:val="000000"/>
                <w:sz w:val="15"/>
                <w:szCs w:val="15"/>
                <w:vertAlign w:val="superscript"/>
                <w:lang w:eastAsia="en-AU"/>
              </w:rPr>
              <w:t>-</w:t>
            </w:r>
          </w:p>
        </w:tc>
      </w:tr>
      <w:tr w:rsidR="00746ED4" w:rsidRPr="00746ED4" w:rsidTr="00746ED4">
        <w:trPr>
          <w:tblCellSpacing w:w="15" w:type="dxa"/>
        </w:trPr>
        <w:tc>
          <w:tcPr>
            <w:tcW w:w="0" w:type="auto"/>
            <w:vMerge/>
            <w:shd w:val="clear" w:color="auto" w:fill="auto"/>
            <w:vAlign w:val="center"/>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tau</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1784 MeV</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τ</w:t>
            </w:r>
            <w:r w:rsidRPr="00746ED4">
              <w:rPr>
                <w:rFonts w:ascii="Arial" w:eastAsia="Times New Roman" w:hAnsi="Arial" w:cs="Arial"/>
                <w:color w:val="000000"/>
                <w:sz w:val="15"/>
                <w:szCs w:val="15"/>
                <w:vertAlign w:val="superscript"/>
                <w:lang w:eastAsia="en-AU"/>
              </w:rPr>
              <w:t>-</w:t>
            </w:r>
          </w:p>
        </w:tc>
      </w:tr>
      <w:tr w:rsidR="00746ED4" w:rsidRPr="00746ED4" w:rsidTr="00746ED4">
        <w:trPr>
          <w:tblCellSpacing w:w="15" w:type="dxa"/>
        </w:trPr>
        <w:tc>
          <w:tcPr>
            <w:tcW w:w="0" w:type="auto"/>
            <w:vMerge/>
            <w:shd w:val="clear" w:color="auto" w:fill="auto"/>
            <w:vAlign w:val="center"/>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electron neutrino</w:t>
            </w:r>
          </w:p>
        </w:tc>
        <w:tc>
          <w:tcPr>
            <w:tcW w:w="0" w:type="auto"/>
            <w:vMerge w:val="restart"/>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xml:space="preserve">&lt;2.5 </w:t>
            </w:r>
            <w:proofErr w:type="spellStart"/>
            <w:r w:rsidRPr="00746ED4">
              <w:rPr>
                <w:rFonts w:ascii="Arial" w:eastAsia="Times New Roman" w:hAnsi="Arial" w:cs="Arial"/>
                <w:color w:val="000000"/>
                <w:sz w:val="18"/>
                <w:szCs w:val="18"/>
                <w:lang w:eastAsia="en-AU"/>
              </w:rPr>
              <w:t>eV</w:t>
            </w:r>
            <w:proofErr w:type="spellEnd"/>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proofErr w:type="spellStart"/>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e</w:t>
            </w:r>
            <w:proofErr w:type="spellEnd"/>
          </w:p>
        </w:tc>
      </w:tr>
      <w:tr w:rsidR="00746ED4" w:rsidRPr="00746ED4" w:rsidTr="00746ED4">
        <w:trPr>
          <w:tblCellSpacing w:w="15" w:type="dxa"/>
        </w:trPr>
        <w:tc>
          <w:tcPr>
            <w:tcW w:w="0" w:type="auto"/>
            <w:vMerge/>
            <w:shd w:val="clear" w:color="auto" w:fill="auto"/>
            <w:vAlign w:val="center"/>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proofErr w:type="spellStart"/>
            <w:r w:rsidRPr="00746ED4">
              <w:rPr>
                <w:rFonts w:ascii="Arial" w:eastAsia="Times New Roman" w:hAnsi="Arial" w:cs="Arial"/>
                <w:color w:val="000000"/>
                <w:sz w:val="18"/>
                <w:szCs w:val="18"/>
                <w:lang w:eastAsia="en-AU"/>
              </w:rPr>
              <w:t>muon</w:t>
            </w:r>
            <w:proofErr w:type="spellEnd"/>
            <w:r w:rsidRPr="00746ED4">
              <w:rPr>
                <w:rFonts w:ascii="Arial" w:eastAsia="Times New Roman" w:hAnsi="Arial" w:cs="Arial"/>
                <w:color w:val="000000"/>
                <w:sz w:val="18"/>
                <w:szCs w:val="18"/>
                <w:lang w:eastAsia="en-AU"/>
              </w:rPr>
              <w:t xml:space="preserve"> neutrino</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xml:space="preserve">&lt;170 </w:t>
            </w:r>
            <w:proofErr w:type="spellStart"/>
            <w:r w:rsidRPr="00746ED4">
              <w:rPr>
                <w:rFonts w:ascii="Arial" w:eastAsia="Times New Roman" w:hAnsi="Arial" w:cs="Arial"/>
                <w:color w:val="000000"/>
                <w:sz w:val="18"/>
                <w:szCs w:val="18"/>
                <w:lang w:eastAsia="en-AU"/>
              </w:rPr>
              <w:t>keV</w:t>
            </w:r>
            <w:proofErr w:type="spellEnd"/>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proofErr w:type="spellStart"/>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μ</w:t>
            </w:r>
            <w:proofErr w:type="spellEnd"/>
          </w:p>
        </w:tc>
      </w:tr>
      <w:tr w:rsidR="00746ED4" w:rsidRPr="00746ED4" w:rsidTr="00746ED4">
        <w:trPr>
          <w:tblCellSpacing w:w="15" w:type="dxa"/>
        </w:trPr>
        <w:tc>
          <w:tcPr>
            <w:tcW w:w="0" w:type="auto"/>
            <w:vMerge/>
            <w:shd w:val="clear" w:color="auto" w:fill="auto"/>
            <w:vAlign w:val="center"/>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tau neutrino</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&lt;18 MeV</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proofErr w:type="spellStart"/>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τ</w:t>
            </w:r>
            <w:proofErr w:type="spellEnd"/>
          </w:p>
        </w:tc>
      </w:tr>
    </w:tbl>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 xml:space="preserve">Quarks can be grouped into three families, the up &amp; down, the charm &amp; strange and the top and bottom quarks. Each successive family has more massive particles. This trend is also followed by leptons; the electron and its neutrino are lighter than the </w:t>
      </w:r>
      <w:proofErr w:type="spellStart"/>
      <w:r w:rsidRPr="00746ED4">
        <w:rPr>
          <w:rFonts w:ascii="Arial" w:eastAsia="Times New Roman" w:hAnsi="Arial" w:cs="Arial"/>
          <w:color w:val="000000"/>
          <w:sz w:val="20"/>
          <w:szCs w:val="20"/>
          <w:lang w:eastAsia="en-AU"/>
        </w:rPr>
        <w:t>muon</w:t>
      </w:r>
      <w:proofErr w:type="spellEnd"/>
      <w:r w:rsidRPr="00746ED4">
        <w:rPr>
          <w:rFonts w:ascii="Arial" w:eastAsia="Times New Roman" w:hAnsi="Arial" w:cs="Arial"/>
          <w:color w:val="000000"/>
          <w:sz w:val="20"/>
          <w:szCs w:val="20"/>
          <w:lang w:eastAsia="en-AU"/>
        </w:rPr>
        <w:t xml:space="preserve"> and </w:t>
      </w:r>
      <w:proofErr w:type="spellStart"/>
      <w:r w:rsidRPr="00746ED4">
        <w:rPr>
          <w:rFonts w:ascii="Arial" w:eastAsia="Times New Roman" w:hAnsi="Arial" w:cs="Arial"/>
          <w:color w:val="000000"/>
          <w:sz w:val="20"/>
          <w:szCs w:val="20"/>
          <w:lang w:eastAsia="en-AU"/>
        </w:rPr>
        <w:t>muon</w:t>
      </w:r>
      <w:proofErr w:type="spellEnd"/>
      <w:r w:rsidRPr="00746ED4">
        <w:rPr>
          <w:rFonts w:ascii="Arial" w:eastAsia="Times New Roman" w:hAnsi="Arial" w:cs="Arial"/>
          <w:color w:val="000000"/>
          <w:sz w:val="20"/>
          <w:szCs w:val="20"/>
          <w:lang w:eastAsia="en-AU"/>
        </w:rPr>
        <w:t xml:space="preserve"> neutrino which in turn is lighter than the tau and tau neutrino.</w:t>
      </w:r>
    </w:p>
    <w:p w:rsidR="00746ED4" w:rsidRPr="00746ED4" w:rsidRDefault="00746ED4" w:rsidP="00746ED4">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7" w:name="fundforces"/>
      <w:bookmarkEnd w:id="17"/>
      <w:r w:rsidRPr="00746ED4">
        <w:rPr>
          <w:rFonts w:ascii="Arial" w:eastAsia="Times New Roman" w:hAnsi="Arial" w:cs="Arial"/>
          <w:color w:val="6D6F71"/>
          <w:sz w:val="27"/>
          <w:szCs w:val="27"/>
          <w:lang w:eastAsia="en-AU"/>
        </w:rPr>
        <w:t>Fundamental Forces</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All interactions within the Universe arise due to only one of four fundamental forces:</w:t>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The Fundamental Forces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8"/>
        <w:gridCol w:w="2704"/>
        <w:gridCol w:w="1105"/>
        <w:gridCol w:w="3125"/>
        <w:gridCol w:w="2369"/>
      </w:tblGrid>
      <w:tr w:rsidR="00746ED4" w:rsidRPr="00746ED4" w:rsidTr="00746ED4">
        <w:trPr>
          <w:tblHeader/>
          <w:tblCellSpacing w:w="15" w:type="dxa"/>
        </w:trPr>
        <w:tc>
          <w:tcPr>
            <w:tcW w:w="1440"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Force</w:t>
            </w:r>
          </w:p>
        </w:tc>
        <w:tc>
          <w:tcPr>
            <w:tcW w:w="3300"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Example</w:t>
            </w:r>
          </w:p>
        </w:tc>
        <w:tc>
          <w:tcPr>
            <w:tcW w:w="1290"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Relative Strength</w:t>
            </w:r>
            <w:r w:rsidRPr="00746ED4">
              <w:rPr>
                <w:rFonts w:ascii="Arial" w:eastAsia="Times New Roman" w:hAnsi="Arial" w:cs="Arial"/>
                <w:b/>
                <w:bCs/>
                <w:color w:val="000000"/>
                <w:sz w:val="18"/>
                <w:szCs w:val="18"/>
                <w:lang w:eastAsia="en-AU"/>
              </w:rPr>
              <w:br/>
              <w:t>(at 10</w:t>
            </w:r>
            <w:r w:rsidRPr="00746ED4">
              <w:rPr>
                <w:rFonts w:ascii="Arial" w:eastAsia="Times New Roman" w:hAnsi="Arial" w:cs="Arial"/>
                <w:b/>
                <w:bCs/>
                <w:color w:val="000000"/>
                <w:sz w:val="15"/>
                <w:szCs w:val="15"/>
                <w:vertAlign w:val="superscript"/>
                <w:lang w:eastAsia="en-AU"/>
              </w:rPr>
              <w:t>-15</w:t>
            </w:r>
            <w:r w:rsidRPr="00746ED4">
              <w:rPr>
                <w:rFonts w:ascii="Arial" w:eastAsia="Times New Roman" w:hAnsi="Arial" w:cs="Arial"/>
                <w:b/>
                <w:bCs/>
                <w:color w:val="000000"/>
                <w:sz w:val="18"/>
                <w:szCs w:val="18"/>
                <w:lang w:eastAsia="en-AU"/>
              </w:rPr>
              <w:t>m)</w:t>
            </w:r>
          </w:p>
        </w:tc>
        <w:tc>
          <w:tcPr>
            <w:tcW w:w="2235"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Range</w:t>
            </w:r>
          </w:p>
        </w:tc>
        <w:tc>
          <w:tcPr>
            <w:tcW w:w="3705"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Exchange Particle</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Gravitational</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Acts on all objects with mass.</w:t>
            </w:r>
            <w:r w:rsidRPr="00746ED4">
              <w:rPr>
                <w:rFonts w:ascii="Arial" w:eastAsia="Times New Roman" w:hAnsi="Arial" w:cs="Arial"/>
                <w:color w:val="000000"/>
                <w:sz w:val="18"/>
                <w:szCs w:val="18"/>
                <w:lang w:eastAsia="en-AU"/>
              </w:rPr>
              <w:br/>
              <w:t>Responsible for orbit of Earth around Sun. Binds stars, planets and galaxies together.</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-38</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Long range (infinite)</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Described by general relativity as due to curvature of space-time. </w:t>
            </w:r>
            <w:r w:rsidRPr="00746ED4">
              <w:rPr>
                <w:rFonts w:ascii="Arial" w:eastAsia="Times New Roman" w:hAnsi="Arial" w:cs="Arial"/>
                <w:color w:val="000000"/>
                <w:sz w:val="18"/>
                <w:szCs w:val="18"/>
                <w:lang w:eastAsia="en-AU"/>
              </w:rPr>
              <w:br/>
              <w:t>Graviton is hypothesised exchange particle</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Weak</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Involved in transmutation of a neutron to a proton in Β</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decay.</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-13</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&lt;10</w:t>
            </w:r>
            <w:r w:rsidRPr="00746ED4">
              <w:rPr>
                <w:rFonts w:ascii="Arial" w:eastAsia="Times New Roman" w:hAnsi="Arial" w:cs="Arial"/>
                <w:color w:val="000000"/>
                <w:sz w:val="15"/>
                <w:szCs w:val="15"/>
                <w:vertAlign w:val="superscript"/>
                <w:lang w:eastAsia="en-AU"/>
              </w:rPr>
              <w:t>-18</w:t>
            </w:r>
            <w:r w:rsidRPr="00746ED4">
              <w:rPr>
                <w:rFonts w:ascii="Arial" w:eastAsia="Times New Roman" w:hAnsi="Arial" w:cs="Arial"/>
                <w:color w:val="000000"/>
                <w:sz w:val="18"/>
                <w:szCs w:val="18"/>
                <w:lang w:eastAsia="en-AU"/>
              </w:rPr>
              <w:t>m</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i/>
                <w:iCs/>
                <w:color w:val="000000"/>
                <w:sz w:val="18"/>
                <w:szCs w:val="18"/>
                <w:lang w:eastAsia="en-AU"/>
              </w:rPr>
              <w:t>W</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w:t>
            </w:r>
            <w:r w:rsidRPr="00746ED4">
              <w:rPr>
                <w:rFonts w:ascii="Arial" w:eastAsia="Times New Roman" w:hAnsi="Arial" w:cs="Arial"/>
                <w:i/>
                <w:iCs/>
                <w:color w:val="000000"/>
                <w:sz w:val="18"/>
                <w:szCs w:val="18"/>
                <w:lang w:eastAsia="en-AU"/>
              </w:rPr>
              <w:t>W</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and </w:t>
            </w:r>
            <w:r w:rsidRPr="00746ED4">
              <w:rPr>
                <w:rFonts w:ascii="Arial" w:eastAsia="Times New Roman" w:hAnsi="Arial" w:cs="Arial"/>
                <w:i/>
                <w:iCs/>
                <w:color w:val="000000"/>
                <w:sz w:val="18"/>
                <w:szCs w:val="18"/>
                <w:lang w:eastAsia="en-AU"/>
              </w:rPr>
              <w:t>Z</w:t>
            </w:r>
            <w:r w:rsidRPr="00746ED4">
              <w:rPr>
                <w:rFonts w:ascii="Arial" w:eastAsia="Times New Roman" w:hAnsi="Arial" w:cs="Arial"/>
                <w:color w:val="000000"/>
                <w:sz w:val="15"/>
                <w:szCs w:val="15"/>
                <w:vertAlign w:val="superscript"/>
                <w:lang w:eastAsia="en-AU"/>
              </w:rPr>
              <w:t>0</w:t>
            </w:r>
            <w:r w:rsidRPr="00746ED4">
              <w:rPr>
                <w:rFonts w:ascii="Arial" w:eastAsia="Times New Roman" w:hAnsi="Arial" w:cs="Arial"/>
                <w:color w:val="000000"/>
                <w:sz w:val="18"/>
                <w:szCs w:val="18"/>
                <w:lang w:eastAsia="en-AU"/>
              </w:rPr>
              <w:t> bosons</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Electromagnetic</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Interactions between charged particles.</w:t>
            </w:r>
            <w:r w:rsidRPr="00746ED4">
              <w:rPr>
                <w:rFonts w:ascii="Arial" w:eastAsia="Times New Roman" w:hAnsi="Arial" w:cs="Arial"/>
                <w:color w:val="000000"/>
                <w:sz w:val="18"/>
                <w:szCs w:val="18"/>
                <w:lang w:eastAsia="en-AU"/>
              </w:rPr>
              <w:br/>
              <w:t>Responsible for light and chemical properties of matter and</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-2</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xml:space="preserve">Long range (theoretically infinite but limited due to </w:t>
            </w:r>
            <w:proofErr w:type="spellStart"/>
            <w:r w:rsidRPr="00746ED4">
              <w:rPr>
                <w:rFonts w:ascii="Arial" w:eastAsia="Times New Roman" w:hAnsi="Arial" w:cs="Arial"/>
                <w:color w:val="000000"/>
                <w:sz w:val="18"/>
                <w:szCs w:val="18"/>
                <w:lang w:eastAsia="en-AU"/>
              </w:rPr>
              <w:t>canceling</w:t>
            </w:r>
            <w:proofErr w:type="spellEnd"/>
            <w:r w:rsidRPr="00746ED4">
              <w:rPr>
                <w:rFonts w:ascii="Arial" w:eastAsia="Times New Roman" w:hAnsi="Arial" w:cs="Arial"/>
                <w:color w:val="000000"/>
                <w:sz w:val="18"/>
                <w:szCs w:val="18"/>
                <w:lang w:eastAsia="en-AU"/>
              </w:rPr>
              <w:t xml:space="preserve"> effects of + and - charges and magnetic poles)</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photon</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Strong</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Binds nucleons (protons and neutrons) together in nucleus</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distance of adjacent nucleons in nucleus</w:t>
            </w:r>
            <w:r w:rsidRPr="00746ED4">
              <w:rPr>
                <w:rFonts w:ascii="Arial" w:eastAsia="Times New Roman" w:hAnsi="Arial" w:cs="Arial"/>
                <w:color w:val="000000"/>
                <w:sz w:val="18"/>
                <w:szCs w:val="18"/>
                <w:lang w:eastAsia="en-AU"/>
              </w:rPr>
              <w:br/>
              <w:t>(10</w:t>
            </w:r>
            <w:r w:rsidRPr="00746ED4">
              <w:rPr>
                <w:rFonts w:ascii="Arial" w:eastAsia="Times New Roman" w:hAnsi="Arial" w:cs="Arial"/>
                <w:color w:val="000000"/>
                <w:sz w:val="15"/>
                <w:szCs w:val="15"/>
                <w:vertAlign w:val="superscript"/>
                <w:lang w:eastAsia="en-AU"/>
              </w:rPr>
              <w:t>-15</w:t>
            </w:r>
            <w:r w:rsidRPr="00746ED4">
              <w:rPr>
                <w:rFonts w:ascii="Arial" w:eastAsia="Times New Roman" w:hAnsi="Arial" w:cs="Arial"/>
                <w:color w:val="000000"/>
                <w:sz w:val="18"/>
                <w:szCs w:val="18"/>
                <w:lang w:eastAsia="en-AU"/>
              </w:rPr>
              <w:t>m)</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gluons</w:t>
            </w:r>
          </w:p>
        </w:tc>
      </w:tr>
    </w:tbl>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 xml:space="preserve">Immediately following the Big Bang all four forces are thought to have been combined and governed by one </w:t>
      </w:r>
      <w:proofErr w:type="spellStart"/>
      <w:r w:rsidRPr="00746ED4">
        <w:rPr>
          <w:rFonts w:ascii="Arial" w:eastAsia="Times New Roman" w:hAnsi="Arial" w:cs="Arial"/>
          <w:color w:val="000000"/>
          <w:sz w:val="20"/>
          <w:szCs w:val="20"/>
          <w:lang w:eastAsia="en-AU"/>
        </w:rPr>
        <w:t>one</w:t>
      </w:r>
      <w:proofErr w:type="spellEnd"/>
      <w:r w:rsidRPr="00746ED4">
        <w:rPr>
          <w:rFonts w:ascii="Arial" w:eastAsia="Times New Roman" w:hAnsi="Arial" w:cs="Arial"/>
          <w:color w:val="000000"/>
          <w:sz w:val="20"/>
          <w:szCs w:val="20"/>
          <w:lang w:eastAsia="en-AU"/>
        </w:rPr>
        <w:t> </w:t>
      </w:r>
      <w:r w:rsidRPr="00746ED4">
        <w:rPr>
          <w:rFonts w:ascii="Arial" w:eastAsia="Times New Roman" w:hAnsi="Arial" w:cs="Arial"/>
          <w:i/>
          <w:iCs/>
          <w:color w:val="000000"/>
          <w:sz w:val="20"/>
          <w:szCs w:val="20"/>
          <w:lang w:eastAsia="en-AU"/>
        </w:rPr>
        <w:t>Theory of Everything</w:t>
      </w:r>
      <w:r w:rsidRPr="00746ED4">
        <w:rPr>
          <w:rFonts w:ascii="Arial" w:eastAsia="Times New Roman" w:hAnsi="Arial" w:cs="Arial"/>
          <w:color w:val="000000"/>
          <w:sz w:val="20"/>
          <w:szCs w:val="20"/>
          <w:lang w:eastAsia="en-AU"/>
        </w:rPr>
        <w:t>. As the Universe expanded the energy density dropped and the forces started to split from each other. The first split occurred when gravity separated from the others at the </w:t>
      </w:r>
      <w:r w:rsidRPr="00746ED4">
        <w:rPr>
          <w:rFonts w:ascii="Arial" w:eastAsia="Times New Roman" w:hAnsi="Arial" w:cs="Arial"/>
          <w:i/>
          <w:iCs/>
          <w:color w:val="000000"/>
          <w:sz w:val="20"/>
          <w:szCs w:val="20"/>
          <w:lang w:eastAsia="en-AU"/>
        </w:rPr>
        <w:t>Planck time</w:t>
      </w:r>
      <w:r w:rsidRPr="00746ED4">
        <w:rPr>
          <w:rFonts w:ascii="Arial" w:eastAsia="Times New Roman" w:hAnsi="Arial" w:cs="Arial"/>
          <w:color w:val="000000"/>
          <w:sz w:val="20"/>
          <w:szCs w:val="20"/>
          <w:lang w:eastAsia="en-AU"/>
        </w:rPr>
        <w:t>, about 10</w:t>
      </w:r>
      <w:r w:rsidRPr="00746ED4">
        <w:rPr>
          <w:rFonts w:ascii="Arial" w:eastAsia="Times New Roman" w:hAnsi="Arial" w:cs="Arial"/>
          <w:color w:val="000000"/>
          <w:sz w:val="15"/>
          <w:szCs w:val="15"/>
          <w:vertAlign w:val="superscript"/>
          <w:lang w:eastAsia="en-AU"/>
        </w:rPr>
        <w:t>-43</w:t>
      </w:r>
      <w:r w:rsidRPr="00746ED4">
        <w:rPr>
          <w:rFonts w:ascii="Arial" w:eastAsia="Times New Roman" w:hAnsi="Arial" w:cs="Arial"/>
          <w:color w:val="000000"/>
          <w:sz w:val="20"/>
          <w:szCs w:val="20"/>
          <w:lang w:eastAsia="en-AU"/>
        </w:rPr>
        <w:t> s. The Universe was at a temperature of 10</w:t>
      </w:r>
      <w:r w:rsidRPr="00746ED4">
        <w:rPr>
          <w:rFonts w:ascii="Arial" w:eastAsia="Times New Roman" w:hAnsi="Arial" w:cs="Arial"/>
          <w:color w:val="000000"/>
          <w:sz w:val="15"/>
          <w:szCs w:val="15"/>
          <w:vertAlign w:val="superscript"/>
          <w:lang w:eastAsia="en-AU"/>
        </w:rPr>
        <w:t>32</w:t>
      </w:r>
      <w:r w:rsidRPr="00746ED4">
        <w:rPr>
          <w:rFonts w:ascii="Arial" w:eastAsia="Times New Roman" w:hAnsi="Arial" w:cs="Arial"/>
          <w:color w:val="000000"/>
          <w:sz w:val="20"/>
          <w:szCs w:val="20"/>
          <w:lang w:eastAsia="en-AU"/>
        </w:rPr>
        <w:t xml:space="preserve"> K at this stage. Electromagnetism and the strong and weak nuclear forces were still combined as </w:t>
      </w:r>
      <w:proofErr w:type="spellStart"/>
      <w:r w:rsidRPr="00746ED4">
        <w:rPr>
          <w:rFonts w:ascii="Arial" w:eastAsia="Times New Roman" w:hAnsi="Arial" w:cs="Arial"/>
          <w:color w:val="000000"/>
          <w:sz w:val="20"/>
          <w:szCs w:val="20"/>
          <w:lang w:eastAsia="en-AU"/>
        </w:rPr>
        <w:t>a</w:t>
      </w:r>
      <w:r w:rsidRPr="00746ED4">
        <w:rPr>
          <w:rFonts w:ascii="Arial" w:eastAsia="Times New Roman" w:hAnsi="Arial" w:cs="Arial"/>
          <w:i/>
          <w:iCs/>
          <w:color w:val="000000"/>
          <w:sz w:val="20"/>
          <w:szCs w:val="20"/>
          <w:lang w:eastAsia="en-AU"/>
        </w:rPr>
        <w:t>Grand</w:t>
      </w:r>
      <w:proofErr w:type="spellEnd"/>
      <w:r w:rsidRPr="00746ED4">
        <w:rPr>
          <w:rFonts w:ascii="Arial" w:eastAsia="Times New Roman" w:hAnsi="Arial" w:cs="Arial"/>
          <w:i/>
          <w:iCs/>
          <w:color w:val="000000"/>
          <w:sz w:val="20"/>
          <w:szCs w:val="20"/>
          <w:lang w:eastAsia="en-AU"/>
        </w:rPr>
        <w:t xml:space="preserve"> Unified force</w:t>
      </w:r>
      <w:r w:rsidRPr="00746ED4">
        <w:rPr>
          <w:rFonts w:ascii="Arial" w:eastAsia="Times New Roman" w:hAnsi="Arial" w:cs="Arial"/>
          <w:color w:val="000000"/>
          <w:sz w:val="20"/>
          <w:szCs w:val="20"/>
          <w:lang w:eastAsia="en-AU"/>
        </w:rPr>
        <w:t>.</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At 10</w:t>
      </w:r>
      <w:r w:rsidRPr="00746ED4">
        <w:rPr>
          <w:rFonts w:ascii="Arial" w:eastAsia="Times New Roman" w:hAnsi="Arial" w:cs="Arial"/>
          <w:color w:val="000000"/>
          <w:sz w:val="15"/>
          <w:szCs w:val="15"/>
          <w:vertAlign w:val="superscript"/>
          <w:lang w:eastAsia="en-AU"/>
        </w:rPr>
        <w:t>-35 </w:t>
      </w:r>
      <w:r w:rsidRPr="00746ED4">
        <w:rPr>
          <w:rFonts w:ascii="Arial" w:eastAsia="Times New Roman" w:hAnsi="Arial" w:cs="Arial"/>
          <w:color w:val="000000"/>
          <w:sz w:val="20"/>
          <w:szCs w:val="20"/>
          <w:lang w:eastAsia="en-AU"/>
        </w:rPr>
        <w:t>s and a temperature of 10</w:t>
      </w:r>
      <w:r w:rsidRPr="00746ED4">
        <w:rPr>
          <w:rFonts w:ascii="Arial" w:eastAsia="Times New Roman" w:hAnsi="Arial" w:cs="Arial"/>
          <w:color w:val="000000"/>
          <w:sz w:val="15"/>
          <w:szCs w:val="15"/>
          <w:vertAlign w:val="superscript"/>
          <w:lang w:eastAsia="en-AU"/>
        </w:rPr>
        <w:t>27</w:t>
      </w:r>
      <w:r w:rsidRPr="00746ED4">
        <w:rPr>
          <w:rFonts w:ascii="Arial" w:eastAsia="Times New Roman" w:hAnsi="Arial" w:cs="Arial"/>
          <w:color w:val="000000"/>
          <w:sz w:val="20"/>
          <w:szCs w:val="20"/>
          <w:lang w:eastAsia="en-AU"/>
        </w:rPr>
        <w:t> K the strong nuclear force separated from the electro-weak force. These two then separated at about 10</w:t>
      </w:r>
      <w:r w:rsidRPr="00746ED4">
        <w:rPr>
          <w:rFonts w:ascii="Arial" w:eastAsia="Times New Roman" w:hAnsi="Arial" w:cs="Arial"/>
          <w:color w:val="000000"/>
          <w:sz w:val="15"/>
          <w:szCs w:val="15"/>
          <w:vertAlign w:val="superscript"/>
          <w:lang w:eastAsia="en-AU"/>
        </w:rPr>
        <w:t>-12 </w:t>
      </w:r>
      <w:r w:rsidRPr="00746ED4">
        <w:rPr>
          <w:rFonts w:ascii="Arial" w:eastAsia="Times New Roman" w:hAnsi="Arial" w:cs="Arial"/>
          <w:color w:val="000000"/>
          <w:sz w:val="20"/>
          <w:szCs w:val="20"/>
          <w:lang w:eastAsia="en-AU"/>
        </w:rPr>
        <w:t>s when the Universe was at 10</w:t>
      </w:r>
      <w:r w:rsidRPr="00746ED4">
        <w:rPr>
          <w:rFonts w:ascii="Arial" w:eastAsia="Times New Roman" w:hAnsi="Arial" w:cs="Arial"/>
          <w:color w:val="000000"/>
          <w:sz w:val="15"/>
          <w:szCs w:val="15"/>
          <w:vertAlign w:val="superscript"/>
          <w:lang w:eastAsia="en-AU"/>
        </w:rPr>
        <w:t>15</w:t>
      </w:r>
      <w:r w:rsidRPr="00746ED4">
        <w:rPr>
          <w:rFonts w:ascii="Arial" w:eastAsia="Times New Roman" w:hAnsi="Arial" w:cs="Arial"/>
          <w:color w:val="000000"/>
          <w:sz w:val="20"/>
          <w:szCs w:val="20"/>
          <w:lang w:eastAsia="en-AU"/>
        </w:rPr>
        <w:t> K to give rise to the four distinct forces in our Universe today. Whilst gravity is the weakest of all these forces it now governs the evolution of the Universe due to its long range influence and the amount of matter present.</w:t>
      </w:r>
    </w:p>
    <w:p w:rsidR="00746ED4" w:rsidRPr="00746ED4" w:rsidRDefault="00746ED4" w:rsidP="00746ED4">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8" w:name="partprod"/>
      <w:bookmarkEnd w:id="18"/>
      <w:r w:rsidRPr="00746ED4">
        <w:rPr>
          <w:rFonts w:ascii="Arial" w:eastAsia="Times New Roman" w:hAnsi="Arial" w:cs="Arial"/>
          <w:color w:val="6D6F71"/>
          <w:sz w:val="27"/>
          <w:szCs w:val="27"/>
          <w:lang w:eastAsia="en-AU"/>
        </w:rPr>
        <w:t xml:space="preserve">Particle Production and </w:t>
      </w:r>
      <w:proofErr w:type="spellStart"/>
      <w:r w:rsidRPr="00746ED4">
        <w:rPr>
          <w:rFonts w:ascii="Arial" w:eastAsia="Times New Roman" w:hAnsi="Arial" w:cs="Arial"/>
          <w:color w:val="6D6F71"/>
          <w:sz w:val="27"/>
          <w:szCs w:val="27"/>
          <w:lang w:eastAsia="en-AU"/>
        </w:rPr>
        <w:t>Nucleosynthesis</w:t>
      </w:r>
      <w:proofErr w:type="spellEnd"/>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intense energy released in the Big Bang provided the source of all the matter in the Universe. Quantum physics explains the production of particle-antiparticle pairs. Whilst most of these went on to mutually annihilate each other, producing gamma photons, a very slight imbalance of matter over antimatter provided the building blocks for nuclei and atoms.</w:t>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lastRenderedPageBreak/>
        <w:drawing>
          <wp:inline distT="0" distB="0" distL="0" distR="0" wp14:anchorId="14FFB99D" wp14:editId="31807FC6">
            <wp:extent cx="4451985" cy="1784985"/>
            <wp:effectExtent l="0" t="0" r="0" b="5715"/>
            <wp:docPr id="16" name="Picture 16" descr="Proton-antiproton and electron-positron annihilation. In each case the apeticle and its antiparticle annihilate each other, producing a pair of gamma pho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ton-antiproton and electron-positron annihilation. In each case the apeticle and its antiparticle annihilate each other, producing a pair of gamma photon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51985" cy="1784985"/>
                    </a:xfrm>
                    <a:prstGeom prst="rect">
                      <a:avLst/>
                    </a:prstGeom>
                    <a:noFill/>
                    <a:ln>
                      <a:noFill/>
                    </a:ln>
                  </pic:spPr>
                </pic:pic>
              </a:graphicData>
            </a:graphic>
          </wp:inline>
        </w:drawing>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CSIRO</w:t>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Annihilation of particle-antiparticle pairs to produce gamma photons.</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 xml:space="preserve">Within three minutes of the Big Bang, fusion reactions between protons and neutrons had made helium and deuterium nuclei. This process is </w:t>
      </w:r>
      <w:proofErr w:type="spellStart"/>
      <w:r w:rsidRPr="00746ED4">
        <w:rPr>
          <w:rFonts w:ascii="Arial" w:eastAsia="Times New Roman" w:hAnsi="Arial" w:cs="Arial"/>
          <w:color w:val="000000"/>
          <w:sz w:val="20"/>
          <w:szCs w:val="20"/>
          <w:lang w:eastAsia="en-AU"/>
        </w:rPr>
        <w:t>called</w:t>
      </w:r>
      <w:r w:rsidRPr="00746ED4">
        <w:rPr>
          <w:rFonts w:ascii="Arial" w:eastAsia="Times New Roman" w:hAnsi="Arial" w:cs="Arial"/>
          <w:i/>
          <w:iCs/>
          <w:color w:val="000000"/>
          <w:sz w:val="20"/>
          <w:szCs w:val="20"/>
          <w:lang w:eastAsia="en-AU"/>
        </w:rPr>
        <w:t>nucleosynthesis</w:t>
      </w:r>
      <w:proofErr w:type="spellEnd"/>
      <w:r w:rsidRPr="00746ED4">
        <w:rPr>
          <w:rFonts w:ascii="Arial" w:eastAsia="Times New Roman" w:hAnsi="Arial" w:cs="Arial"/>
          <w:color w:val="000000"/>
          <w:sz w:val="20"/>
          <w:szCs w:val="20"/>
          <w:lang w:eastAsia="en-AU"/>
        </w:rPr>
        <w:t>. 370,000 years later the Universe had expanded and cooled enough that the electrons could form stable atoms of hydrogen and helium. At this point matter is said to </w:t>
      </w:r>
      <w:r w:rsidRPr="00746ED4">
        <w:rPr>
          <w:rFonts w:ascii="Arial" w:eastAsia="Times New Roman" w:hAnsi="Arial" w:cs="Arial"/>
          <w:i/>
          <w:iCs/>
          <w:color w:val="000000"/>
          <w:sz w:val="20"/>
          <w:szCs w:val="20"/>
          <w:lang w:eastAsia="en-AU"/>
        </w:rPr>
        <w:t>decouple</w:t>
      </w:r>
      <w:r w:rsidRPr="00746ED4">
        <w:rPr>
          <w:rFonts w:ascii="Arial" w:eastAsia="Times New Roman" w:hAnsi="Arial" w:cs="Arial"/>
          <w:color w:val="000000"/>
          <w:sz w:val="20"/>
          <w:szCs w:val="20"/>
          <w:lang w:eastAsia="en-AU"/>
        </w:rPr>
        <w:t xml:space="preserve"> from radiation and the Universe became transparent to photons. Light could thus travel long distances. We can view this event as the CMBR. The diagram below shows one of the possible </w:t>
      </w:r>
      <w:proofErr w:type="spellStart"/>
      <w:r w:rsidRPr="00746ED4">
        <w:rPr>
          <w:rFonts w:ascii="Arial" w:eastAsia="Times New Roman" w:hAnsi="Arial" w:cs="Arial"/>
          <w:color w:val="000000"/>
          <w:sz w:val="20"/>
          <w:szCs w:val="20"/>
          <w:lang w:eastAsia="en-AU"/>
        </w:rPr>
        <w:t>nucleosynthesis</w:t>
      </w:r>
      <w:proofErr w:type="spellEnd"/>
      <w:r w:rsidRPr="00746ED4">
        <w:rPr>
          <w:rFonts w:ascii="Arial" w:eastAsia="Times New Roman" w:hAnsi="Arial" w:cs="Arial"/>
          <w:color w:val="000000"/>
          <w:sz w:val="20"/>
          <w:szCs w:val="20"/>
          <w:lang w:eastAsia="en-AU"/>
        </w:rPr>
        <w:t xml:space="preserve"> sequences responsible for the production of helium-4 nuclei from protons and neutrons. About 24% of the baryonic mass of the early Universe was helium, the other 76% hydrogen.</w:t>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6FE01BFA" wp14:editId="039E3D8F">
            <wp:extent cx="2950210" cy="2362200"/>
            <wp:effectExtent l="0" t="0" r="2540" b="0"/>
            <wp:docPr id="17" name="Picture 17" descr="A proton and neutron fuse to form a deutron, releasing a gamma photon. The deuteron fuses with another neutron to form tritium (H-3), releasing a gamma photon. A proton then fuses with the titium to form helium-4, releasing a gamma photn. Other sequences are po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roton and neutron fuse to form a deutron, releasing a gamma photon. The deuteron fuses with another neutron to form tritium (H-3), releasing a gamma photon. A proton then fuses with the titium to form helium-4, releasing a gamma photn. Other sequences are possibl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50210" cy="2362200"/>
                    </a:xfrm>
                    <a:prstGeom prst="rect">
                      <a:avLst/>
                    </a:prstGeom>
                    <a:noFill/>
                    <a:ln>
                      <a:noFill/>
                    </a:ln>
                  </pic:spPr>
                </pic:pic>
              </a:graphicData>
            </a:graphic>
          </wp:inline>
        </w:drawing>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CSIRO</w:t>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proofErr w:type="gramStart"/>
      <w:r w:rsidRPr="00746ED4">
        <w:rPr>
          <w:rFonts w:ascii="Arial" w:eastAsia="Times New Roman" w:hAnsi="Arial" w:cs="Arial"/>
          <w:color w:val="000000"/>
          <w:sz w:val="18"/>
          <w:szCs w:val="18"/>
          <w:lang w:eastAsia="en-AU"/>
        </w:rPr>
        <w:t xml:space="preserve">The production of helium via </w:t>
      </w:r>
      <w:proofErr w:type="spellStart"/>
      <w:r w:rsidRPr="00746ED4">
        <w:rPr>
          <w:rFonts w:ascii="Arial" w:eastAsia="Times New Roman" w:hAnsi="Arial" w:cs="Arial"/>
          <w:color w:val="000000"/>
          <w:sz w:val="18"/>
          <w:szCs w:val="18"/>
          <w:lang w:eastAsia="en-AU"/>
        </w:rPr>
        <w:t>nucleosynthesis</w:t>
      </w:r>
      <w:proofErr w:type="spellEnd"/>
      <w:r w:rsidRPr="00746ED4">
        <w:rPr>
          <w:rFonts w:ascii="Arial" w:eastAsia="Times New Roman" w:hAnsi="Arial" w:cs="Arial"/>
          <w:color w:val="000000"/>
          <w:sz w:val="18"/>
          <w:szCs w:val="18"/>
          <w:lang w:eastAsia="en-AU"/>
        </w:rPr>
        <w:t xml:space="preserve"> during the first three minutes of the Universe.</w:t>
      </w:r>
      <w:proofErr w:type="gramEnd"/>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table below provides an outline of the key events in the early history of the Universe.</w:t>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Timeline since the Big Bang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44"/>
        <w:gridCol w:w="1376"/>
        <w:gridCol w:w="939"/>
        <w:gridCol w:w="7422"/>
      </w:tblGrid>
      <w:tr w:rsidR="00746ED4" w:rsidRPr="00746ED4" w:rsidTr="00746ED4">
        <w:trPr>
          <w:tblHeader/>
          <w:tblCellSpacing w:w="15" w:type="dxa"/>
        </w:trPr>
        <w:tc>
          <w:tcPr>
            <w:tcW w:w="1200"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Time since Big Bang</w:t>
            </w:r>
          </w:p>
        </w:tc>
        <w:tc>
          <w:tcPr>
            <w:tcW w:w="1200"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Temperature</w:t>
            </w:r>
            <w:r w:rsidRPr="00746ED4">
              <w:rPr>
                <w:rFonts w:ascii="Arial" w:eastAsia="Times New Roman" w:hAnsi="Arial" w:cs="Arial"/>
                <w:b/>
                <w:bCs/>
                <w:color w:val="000000"/>
                <w:sz w:val="18"/>
                <w:szCs w:val="18"/>
                <w:lang w:eastAsia="en-AU"/>
              </w:rPr>
              <w:br/>
              <w:t>K</w:t>
            </w:r>
          </w:p>
        </w:tc>
        <w:tc>
          <w:tcPr>
            <w:tcW w:w="960"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Era</w:t>
            </w:r>
          </w:p>
        </w:tc>
        <w:tc>
          <w:tcPr>
            <w:tcW w:w="5250" w:type="dxa"/>
            <w:tcBorders>
              <w:bottom w:val="single" w:sz="18" w:space="0" w:color="CCCCCC"/>
            </w:tcBorders>
            <w:shd w:val="clear" w:color="auto" w:fill="auto"/>
            <w:tcMar>
              <w:top w:w="15" w:type="dxa"/>
              <w:left w:w="15" w:type="dxa"/>
              <w:bottom w:w="15" w:type="dxa"/>
              <w:right w:w="240" w:type="dxa"/>
            </w:tcMar>
            <w:hideMark/>
          </w:tcPr>
          <w:p w:rsidR="00746ED4" w:rsidRPr="00746ED4" w:rsidRDefault="00746ED4" w:rsidP="00746ED4">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Key Events</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w:t>
            </w:r>
          </w:p>
        </w:tc>
        <w:tc>
          <w:tcPr>
            <w:tcW w:w="0" w:type="auto"/>
            <w:vMerge w:val="restart"/>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Radiation-</w:t>
            </w:r>
            <w:r w:rsidRPr="00746ED4">
              <w:rPr>
                <w:rFonts w:ascii="Arial" w:eastAsia="Times New Roman" w:hAnsi="Arial" w:cs="Arial"/>
                <w:color w:val="000000"/>
                <w:sz w:val="18"/>
                <w:szCs w:val="18"/>
                <w:lang w:eastAsia="en-AU"/>
              </w:rPr>
              <w:br/>
              <w:t>dominated</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Big Bang. Universe formed. Time before 10</w:t>
            </w:r>
            <w:r w:rsidRPr="00746ED4">
              <w:rPr>
                <w:rFonts w:ascii="Arial" w:eastAsia="Times New Roman" w:hAnsi="Arial" w:cs="Arial"/>
                <w:color w:val="000000"/>
                <w:sz w:val="15"/>
                <w:szCs w:val="15"/>
                <w:vertAlign w:val="superscript"/>
                <w:lang w:eastAsia="en-AU"/>
              </w:rPr>
              <w:t>-43</w:t>
            </w:r>
            <w:r w:rsidRPr="00746ED4">
              <w:rPr>
                <w:rFonts w:ascii="Arial" w:eastAsia="Times New Roman" w:hAnsi="Arial" w:cs="Arial"/>
                <w:color w:val="000000"/>
                <w:sz w:val="18"/>
                <w:szCs w:val="18"/>
                <w:lang w:eastAsia="en-AU"/>
              </w:rPr>
              <w:t xml:space="preserve">s is termed the Planck time. Our Physics </w:t>
            </w:r>
            <w:proofErr w:type="spellStart"/>
            <w:r w:rsidRPr="00746ED4">
              <w:rPr>
                <w:rFonts w:ascii="Arial" w:eastAsia="Times New Roman" w:hAnsi="Arial" w:cs="Arial"/>
                <w:color w:val="000000"/>
                <w:sz w:val="18"/>
                <w:szCs w:val="18"/>
                <w:lang w:eastAsia="en-AU"/>
              </w:rPr>
              <w:t>can not</w:t>
            </w:r>
            <w:proofErr w:type="spellEnd"/>
            <w:r w:rsidRPr="00746ED4">
              <w:rPr>
                <w:rFonts w:ascii="Arial" w:eastAsia="Times New Roman" w:hAnsi="Arial" w:cs="Arial"/>
                <w:color w:val="000000"/>
                <w:sz w:val="18"/>
                <w:szCs w:val="18"/>
                <w:lang w:eastAsia="en-AU"/>
              </w:rPr>
              <w:t xml:space="preserve"> yet describe this interval in detail.</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-43 </w:t>
            </w:r>
            <w:r w:rsidRPr="00746ED4">
              <w:rPr>
                <w:rFonts w:ascii="Arial" w:eastAsia="Times New Roman" w:hAnsi="Arial" w:cs="Arial"/>
                <w:color w:val="000000"/>
                <w:sz w:val="18"/>
                <w:szCs w:val="18"/>
                <w:lang w:eastAsia="en-AU"/>
              </w:rPr>
              <w:t>s</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32</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Gravitational force separates from the strong-electro-weak force (Grand Unified force). Microscopic black holes form &amp; disintegrate.</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-35 </w:t>
            </w:r>
            <w:r w:rsidRPr="00746ED4">
              <w:rPr>
                <w:rFonts w:ascii="Arial" w:eastAsia="Times New Roman" w:hAnsi="Arial" w:cs="Arial"/>
                <w:color w:val="000000"/>
                <w:sz w:val="18"/>
                <w:szCs w:val="18"/>
                <w:lang w:eastAsia="en-AU"/>
              </w:rPr>
              <w:t>s</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27</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Grand unification ends (the strong force separates from the electro-weak force).</w:t>
            </w:r>
            <w:r w:rsidRPr="00746ED4">
              <w:rPr>
                <w:rFonts w:ascii="Arial" w:eastAsia="Times New Roman" w:hAnsi="Arial" w:cs="Arial"/>
                <w:color w:val="000000"/>
                <w:sz w:val="18"/>
                <w:szCs w:val="18"/>
                <w:lang w:eastAsia="en-AU"/>
              </w:rPr>
              <w:br/>
              <w:t>Quarks, leptons and antiparticles created.</w:t>
            </w:r>
            <w:r w:rsidRPr="00746ED4">
              <w:rPr>
                <w:rFonts w:ascii="Arial" w:eastAsia="Times New Roman" w:hAnsi="Arial" w:cs="Arial"/>
                <w:color w:val="000000"/>
                <w:sz w:val="18"/>
                <w:szCs w:val="18"/>
                <w:lang w:eastAsia="en-AU"/>
              </w:rPr>
              <w:br/>
              <w:t>Inflation occurs? Universe expands by factor of 10</w:t>
            </w:r>
            <w:r w:rsidRPr="00746ED4">
              <w:rPr>
                <w:rFonts w:ascii="Arial" w:eastAsia="Times New Roman" w:hAnsi="Arial" w:cs="Arial"/>
                <w:color w:val="000000"/>
                <w:sz w:val="15"/>
                <w:szCs w:val="15"/>
                <w:vertAlign w:val="superscript"/>
                <w:lang w:eastAsia="en-AU"/>
              </w:rPr>
              <w:t>25</w:t>
            </w:r>
            <w:r w:rsidRPr="00746ED4">
              <w:rPr>
                <w:rFonts w:ascii="Arial" w:eastAsia="Times New Roman" w:hAnsi="Arial" w:cs="Arial"/>
                <w:color w:val="000000"/>
                <w:sz w:val="18"/>
                <w:szCs w:val="18"/>
                <w:lang w:eastAsia="en-AU"/>
              </w:rPr>
              <w:t>.</w:t>
            </w:r>
            <w:r w:rsidRPr="00746ED4">
              <w:rPr>
                <w:rFonts w:ascii="Arial" w:eastAsia="Times New Roman" w:hAnsi="Arial" w:cs="Arial"/>
                <w:color w:val="000000"/>
                <w:sz w:val="18"/>
                <w:szCs w:val="18"/>
                <w:lang w:eastAsia="en-AU"/>
              </w:rPr>
              <w:br/>
              <w:t>Gravitons form and decouple.</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-12 </w:t>
            </w:r>
            <w:r w:rsidRPr="00746ED4">
              <w:rPr>
                <w:rFonts w:ascii="Arial" w:eastAsia="Times New Roman" w:hAnsi="Arial" w:cs="Arial"/>
                <w:color w:val="000000"/>
                <w:sz w:val="18"/>
                <w:szCs w:val="18"/>
                <w:lang w:eastAsia="en-AU"/>
              </w:rPr>
              <w:t>s</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15</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Four fundamental forces now distinct.</w:t>
            </w:r>
            <w:r w:rsidRPr="00746ED4">
              <w:rPr>
                <w:rFonts w:ascii="Arial" w:eastAsia="Times New Roman" w:hAnsi="Arial" w:cs="Arial"/>
                <w:color w:val="000000"/>
                <w:sz w:val="18"/>
                <w:szCs w:val="18"/>
                <w:lang w:eastAsia="en-AU"/>
              </w:rPr>
              <w:br/>
              <w:t>Leptons separate into electrons, neutrinos and antiparticles.</w:t>
            </w:r>
            <w:r w:rsidRPr="00746ED4">
              <w:rPr>
                <w:rFonts w:ascii="Arial" w:eastAsia="Times New Roman" w:hAnsi="Arial" w:cs="Arial"/>
                <w:color w:val="000000"/>
                <w:sz w:val="18"/>
                <w:szCs w:val="18"/>
                <w:lang w:eastAsia="en-AU"/>
              </w:rPr>
              <w:br/>
              <w:t>Gravity starts to control expansion.</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-6</w:t>
            </w:r>
            <w:r w:rsidRPr="00746ED4">
              <w:rPr>
                <w:rFonts w:ascii="Arial" w:eastAsia="Times New Roman" w:hAnsi="Arial" w:cs="Arial"/>
                <w:color w:val="000000"/>
                <w:sz w:val="18"/>
                <w:szCs w:val="18"/>
                <w:lang w:eastAsia="en-AU"/>
              </w:rPr>
              <w:t> s</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13</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Quarks &amp; anti quarks form protons, neutrons &amp; antiparticles.</w:t>
            </w:r>
            <w:r w:rsidRPr="00746ED4">
              <w:rPr>
                <w:rFonts w:ascii="Arial" w:eastAsia="Times New Roman" w:hAnsi="Arial" w:cs="Arial"/>
                <w:color w:val="000000"/>
                <w:sz w:val="18"/>
                <w:szCs w:val="18"/>
                <w:lang w:eastAsia="en-AU"/>
              </w:rPr>
              <w:br/>
              <w:t>Protons &amp; antiprotons; neutrons &amp; antineutrons annihilate each other leaving slight excess of protons &amp; neutrons plus lots of photons.</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 s</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10</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Neutrinos and antineutrinos decouple.</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15 s</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 × 10</w:t>
            </w:r>
            <w:r w:rsidRPr="00746ED4">
              <w:rPr>
                <w:rFonts w:ascii="Arial" w:eastAsia="Times New Roman" w:hAnsi="Arial" w:cs="Arial"/>
                <w:color w:val="000000"/>
                <w:sz w:val="15"/>
                <w:szCs w:val="15"/>
                <w:vertAlign w:val="superscript"/>
                <w:lang w:eastAsia="en-AU"/>
              </w:rPr>
              <w:t>9</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xml:space="preserve">Electrons and positrons annihilate each other. Slight excess of electrons left (= number of </w:t>
            </w:r>
            <w:r w:rsidRPr="00746ED4">
              <w:rPr>
                <w:rFonts w:ascii="Arial" w:eastAsia="Times New Roman" w:hAnsi="Arial" w:cs="Arial"/>
                <w:color w:val="000000"/>
                <w:sz w:val="18"/>
                <w:szCs w:val="18"/>
                <w:lang w:eastAsia="en-AU"/>
              </w:rPr>
              <w:lastRenderedPageBreak/>
              <w:t>protons so net charge of Universe is 0) plus more photons.</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lastRenderedPageBreak/>
              <w:t>3 minutes</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9</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Protons and neutrons fuse into helium nuclei (</w:t>
            </w:r>
            <w:proofErr w:type="spellStart"/>
            <w:r w:rsidRPr="00746ED4">
              <w:rPr>
                <w:rFonts w:ascii="Arial" w:eastAsia="Times New Roman" w:hAnsi="Arial" w:cs="Arial"/>
                <w:color w:val="000000"/>
                <w:sz w:val="18"/>
                <w:szCs w:val="18"/>
                <w:lang w:eastAsia="en-AU"/>
              </w:rPr>
              <w:t>nucleosynthesis</w:t>
            </w:r>
            <w:proofErr w:type="spellEnd"/>
            <w:r w:rsidRPr="00746ED4">
              <w:rPr>
                <w:rFonts w:ascii="Arial" w:eastAsia="Times New Roman" w:hAnsi="Arial" w:cs="Arial"/>
                <w:color w:val="000000"/>
                <w:sz w:val="18"/>
                <w:szCs w:val="18"/>
                <w:lang w:eastAsia="en-AU"/>
              </w:rPr>
              <w:t>). Spare neutrons used up.</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370,000 years</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3,000</w:t>
            </w:r>
          </w:p>
        </w:tc>
        <w:tc>
          <w:tcPr>
            <w:tcW w:w="0" w:type="auto"/>
            <w:vMerge w:val="restart"/>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Matter-</w:t>
            </w:r>
            <w:r w:rsidRPr="00746ED4">
              <w:rPr>
                <w:rFonts w:ascii="Arial" w:eastAsia="Times New Roman" w:hAnsi="Arial" w:cs="Arial"/>
                <w:color w:val="000000"/>
                <w:sz w:val="18"/>
                <w:szCs w:val="18"/>
                <w:lang w:eastAsia="en-AU"/>
              </w:rPr>
              <w:br/>
              <w:t>dominated</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Matter decouples from radiation - electrons orbit nuclei to form atoms. Universe becomes transparent to photons as they can now travel long distances without interacting with charged particles.</w:t>
            </w:r>
            <w:r w:rsidRPr="00746ED4">
              <w:rPr>
                <w:rFonts w:ascii="Arial" w:eastAsia="Times New Roman" w:hAnsi="Arial" w:cs="Arial"/>
                <w:color w:val="000000"/>
                <w:sz w:val="18"/>
                <w:szCs w:val="18"/>
                <w:lang w:eastAsia="en-AU"/>
              </w:rPr>
              <w:br/>
              <w:t xml:space="preserve">This decoupling is now viewed as the 2.7 K Cosmic Microwave Background </w:t>
            </w:r>
            <w:proofErr w:type="gramStart"/>
            <w:r w:rsidRPr="00746ED4">
              <w:rPr>
                <w:rFonts w:ascii="Arial" w:eastAsia="Times New Roman" w:hAnsi="Arial" w:cs="Arial"/>
                <w:color w:val="000000"/>
                <w:sz w:val="18"/>
                <w:szCs w:val="18"/>
                <w:lang w:eastAsia="en-AU"/>
              </w:rPr>
              <w:t>Radiation</w:t>
            </w:r>
            <w:proofErr w:type="gramEnd"/>
            <w:r w:rsidRPr="00746ED4">
              <w:rPr>
                <w:rFonts w:ascii="Arial" w:eastAsia="Times New Roman" w:hAnsi="Arial" w:cs="Arial"/>
                <w:color w:val="000000"/>
                <w:sz w:val="18"/>
                <w:szCs w:val="18"/>
                <w:lang w:eastAsia="en-AU"/>
              </w:rPr>
              <w:t>.</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 billion years</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First stars and galaxies form. Heavy elements created in supernova explosions.</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8.4 billion years</w:t>
            </w: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Sun and solar system formed.</w:t>
            </w:r>
          </w:p>
        </w:tc>
      </w:tr>
      <w:tr w:rsidR="00746ED4" w:rsidRPr="00746ED4" w:rsidTr="00746ED4">
        <w:trPr>
          <w:tblCellSpacing w:w="15" w:type="dxa"/>
        </w:trPr>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13.4 billion years</w:t>
            </w:r>
            <w:r w:rsidRPr="00746ED4">
              <w:rPr>
                <w:rFonts w:ascii="Arial" w:eastAsia="Times New Roman" w:hAnsi="Arial" w:cs="Arial"/>
                <w:color w:val="000000"/>
                <w:sz w:val="18"/>
                <w:szCs w:val="18"/>
                <w:lang w:eastAsia="en-AU"/>
              </w:rPr>
              <w:br/>
              <w:t>(NOW)</w:t>
            </w:r>
          </w:p>
        </w:tc>
        <w:tc>
          <w:tcPr>
            <w:tcW w:w="0" w:type="auto"/>
            <w:shd w:val="clear" w:color="auto" w:fill="auto"/>
            <w:hideMark/>
          </w:tcPr>
          <w:p w:rsidR="00746ED4" w:rsidRPr="00746ED4" w:rsidRDefault="00746ED4" w:rsidP="00746ED4">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w:t>
            </w:r>
          </w:p>
        </w:tc>
        <w:tc>
          <w:tcPr>
            <w:tcW w:w="0" w:type="auto"/>
            <w:vMerge/>
            <w:shd w:val="clear" w:color="auto" w:fill="auto"/>
            <w:hideMark/>
          </w:tcPr>
          <w:p w:rsidR="00746ED4" w:rsidRPr="00746ED4" w:rsidRDefault="00746ED4" w:rsidP="00746ED4">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rsidR="00746ED4" w:rsidRPr="00746ED4" w:rsidRDefault="00746ED4" w:rsidP="00746ED4">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Humans on Earth</w:t>
            </w:r>
          </w:p>
        </w:tc>
      </w:tr>
    </w:tbl>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Big Bang model successfully accounts for the formation of the light elements, hydrogen, helium and traces of lithium and their isotopes from fundamental particles. Elements heavier than helium, including the iron, carbon and oxygen in our bodies and the uranium in the Earth were all synthesised later in stars. Our bodies are made of the debris of earlier generations of stars.</w:t>
      </w:r>
    </w:p>
    <w:p w:rsidR="00746ED4" w:rsidRPr="00746ED4" w:rsidRDefault="00746ED4" w:rsidP="00746ED4">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9" w:name="modcosmo"/>
      <w:bookmarkEnd w:id="19"/>
      <w:r w:rsidRPr="00746ED4">
        <w:rPr>
          <w:rFonts w:ascii="Arial" w:eastAsia="Times New Roman" w:hAnsi="Arial" w:cs="Arial"/>
          <w:color w:val="004B87"/>
          <w:sz w:val="33"/>
          <w:szCs w:val="33"/>
          <w:lang w:eastAsia="en-AU"/>
        </w:rPr>
        <w:t>Modern Cosmology</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Our understanding of the Universe has undergone profound changes due to recent observations and discoveries. For some time astrophysicists have been aware that there is not enough visible matter in the Universe to account for the gravitational cohesion of clusters of galaxies or the rotation rate of spiral galaxies. These galaxies are spinning too fast for the observable matter in them to hold them together. To solve this dilemma the concept of </w:t>
      </w:r>
      <w:r w:rsidRPr="00746ED4">
        <w:rPr>
          <w:rFonts w:ascii="Arial" w:eastAsia="Times New Roman" w:hAnsi="Arial" w:cs="Arial"/>
          <w:i/>
          <w:iCs/>
          <w:color w:val="000000"/>
          <w:sz w:val="20"/>
          <w:szCs w:val="20"/>
          <w:lang w:eastAsia="en-AU"/>
        </w:rPr>
        <w:t>dark matter</w:t>
      </w:r>
      <w:r w:rsidRPr="00746ED4">
        <w:rPr>
          <w:rFonts w:ascii="Arial" w:eastAsia="Times New Roman" w:hAnsi="Arial" w:cs="Arial"/>
          <w:color w:val="000000"/>
          <w:sz w:val="20"/>
          <w:szCs w:val="20"/>
          <w:lang w:eastAsia="en-AU"/>
        </w:rPr>
        <w:t> has been suggested. This is matter that cannot be seen (hence </w:t>
      </w:r>
      <w:r w:rsidRPr="00746ED4">
        <w:rPr>
          <w:rFonts w:ascii="Arial" w:eastAsia="Times New Roman" w:hAnsi="Arial" w:cs="Arial"/>
          <w:i/>
          <w:iCs/>
          <w:color w:val="000000"/>
          <w:sz w:val="20"/>
          <w:szCs w:val="20"/>
          <w:lang w:eastAsia="en-AU"/>
        </w:rPr>
        <w:t>dark</w:t>
      </w:r>
      <w:r w:rsidRPr="00746ED4">
        <w:rPr>
          <w:rFonts w:ascii="Arial" w:eastAsia="Times New Roman" w:hAnsi="Arial" w:cs="Arial"/>
          <w:color w:val="000000"/>
          <w:sz w:val="20"/>
          <w:szCs w:val="20"/>
          <w:lang w:eastAsia="en-AU"/>
        </w:rPr>
        <w:t>) but otherwise interacts gravitationally with normal matter. A range of candidates from neutrinos, WIMPS (weakly-interacting massive particles) and MACHOS (massive astrophysical compact halo objects) have been proposed. Whilst some have now been ruled out there is still no consensus as to what dark matter is. The search continues.</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Perhaps even more intriguing than the search for dark matter is the discovery, based on observations of distant supernovae, that the Universe is not just expanding but actually </w:t>
      </w:r>
      <w:r w:rsidRPr="00746ED4">
        <w:rPr>
          <w:rFonts w:ascii="Arial" w:eastAsia="Times New Roman" w:hAnsi="Arial" w:cs="Arial"/>
          <w:i/>
          <w:iCs/>
          <w:color w:val="000000"/>
          <w:sz w:val="20"/>
          <w:szCs w:val="20"/>
          <w:lang w:eastAsia="en-AU"/>
        </w:rPr>
        <w:t>accelerating</w:t>
      </w:r>
      <w:r w:rsidRPr="00746ED4">
        <w:rPr>
          <w:rFonts w:ascii="Arial" w:eastAsia="Times New Roman" w:hAnsi="Arial" w:cs="Arial"/>
          <w:color w:val="000000"/>
          <w:sz w:val="20"/>
          <w:szCs w:val="20"/>
          <w:lang w:eastAsia="en-AU"/>
        </w:rPr>
        <w:t>. Astrophysicists have proposed the concept of </w:t>
      </w:r>
      <w:r w:rsidRPr="00746ED4">
        <w:rPr>
          <w:rFonts w:ascii="Arial" w:eastAsia="Times New Roman" w:hAnsi="Arial" w:cs="Arial"/>
          <w:i/>
          <w:iCs/>
          <w:color w:val="000000"/>
          <w:sz w:val="20"/>
          <w:szCs w:val="20"/>
          <w:lang w:eastAsia="en-AU"/>
        </w:rPr>
        <w:t>dark energy</w:t>
      </w:r>
      <w:r w:rsidRPr="00746ED4">
        <w:rPr>
          <w:rFonts w:ascii="Arial" w:eastAsia="Times New Roman" w:hAnsi="Arial" w:cs="Arial"/>
          <w:color w:val="000000"/>
          <w:sz w:val="20"/>
          <w:szCs w:val="20"/>
          <w:lang w:eastAsia="en-AU"/>
        </w:rPr>
        <w:t> in the Universe. This acts as a repulsive force over the large scale, overcoming gravity. As with dark matter we do not yet know what this energy is in any detail.</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 xml:space="preserve">These two discoveries combine to give us a very different picture of the Universe from that of a few decades ago. We now believe that all the "ordinary" matter that </w:t>
      </w:r>
      <w:proofErr w:type="gramStart"/>
      <w:r w:rsidRPr="00746ED4">
        <w:rPr>
          <w:rFonts w:ascii="Arial" w:eastAsia="Times New Roman" w:hAnsi="Arial" w:cs="Arial"/>
          <w:color w:val="000000"/>
          <w:sz w:val="20"/>
          <w:szCs w:val="20"/>
          <w:lang w:eastAsia="en-AU"/>
        </w:rPr>
        <w:t>us</w:t>
      </w:r>
      <w:proofErr w:type="gramEnd"/>
      <w:r w:rsidRPr="00746ED4">
        <w:rPr>
          <w:rFonts w:ascii="Arial" w:eastAsia="Times New Roman" w:hAnsi="Arial" w:cs="Arial"/>
          <w:color w:val="000000"/>
          <w:sz w:val="20"/>
          <w:szCs w:val="20"/>
          <w:lang w:eastAsia="en-AU"/>
        </w:rPr>
        <w:t>, stars and galaxies are made of comprises only a small fraction of the constituents of the Universe.</w:t>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lastRenderedPageBreak/>
        <w:drawing>
          <wp:inline distT="0" distB="0" distL="0" distR="0" wp14:anchorId="07517E2B" wp14:editId="5C61FAD5">
            <wp:extent cx="4114800" cy="3320415"/>
            <wp:effectExtent l="0" t="0" r="0" b="0"/>
            <wp:docPr id="18" name="Picture 18" descr="The composition of the Universe: Heavy elements 0.03%, neutrinos 0.3%, stars 0.5%, free hydrogen and helium 4%, for a toal of only 5% for ordinary matter. Dark matter is 25% and dark energy 7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composition of the Universe: Heavy elements 0.03%, neutrinos 0.3%, stars 0.5%, free hydrogen and helium 4%, for a toal of only 5% for ordinary matter. Dark matter is 25% and dark energy 70%. "/>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14800" cy="3320415"/>
                    </a:xfrm>
                    <a:prstGeom prst="rect">
                      <a:avLst/>
                    </a:prstGeom>
                    <a:noFill/>
                    <a:ln>
                      <a:noFill/>
                    </a:ln>
                  </pic:spPr>
                </pic:pic>
              </a:graphicData>
            </a:graphic>
          </wp:inline>
        </w:drawing>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NASA, WMAP</w:t>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"Ordinary" matter is now thought to comprise only 5% of the Universe.</w:t>
      </w:r>
    </w:p>
    <w:p w:rsidR="00746ED4" w:rsidRPr="00746ED4" w:rsidRDefault="00746ED4" w:rsidP="00746ED4">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This section has provided only a brief introduction to the Big Bang. There are still problems to be solved and questions to be tackled but the Big Bang model</w:t>
      </w:r>
      <w:r w:rsidR="00AC1768">
        <w:rPr>
          <w:rFonts w:ascii="Arial" w:eastAsia="Times New Roman" w:hAnsi="Arial" w:cs="Arial"/>
          <w:color w:val="000000"/>
          <w:sz w:val="20"/>
          <w:szCs w:val="20"/>
          <w:lang w:eastAsia="en-AU"/>
        </w:rPr>
        <w:t xml:space="preserve"> </w:t>
      </w:r>
      <w:r w:rsidRPr="00746ED4">
        <w:rPr>
          <w:rFonts w:ascii="Arial" w:eastAsia="Times New Roman" w:hAnsi="Arial" w:cs="Arial"/>
          <w:color w:val="000000"/>
          <w:sz w:val="20"/>
          <w:szCs w:val="20"/>
          <w:lang w:eastAsia="en-AU"/>
        </w:rPr>
        <w:t>remains our best model for understanding the origin and evolution of the Universe at present. If you want to read more please go to many of the excellent external sources listed in our </w:t>
      </w:r>
      <w:hyperlink r:id="rId104" w:history="1">
        <w:r w:rsidRPr="00746ED4">
          <w:rPr>
            <w:rFonts w:ascii="Arial" w:eastAsia="Times New Roman" w:hAnsi="Arial" w:cs="Arial"/>
            <w:color w:val="22A3A6"/>
            <w:sz w:val="20"/>
            <w:szCs w:val="20"/>
            <w:u w:val="single"/>
            <w:lang w:eastAsia="en-AU"/>
          </w:rPr>
          <w:t>links</w:t>
        </w:r>
      </w:hyperlink>
      <w:r w:rsidRPr="00746ED4">
        <w:rPr>
          <w:rFonts w:ascii="Arial" w:eastAsia="Times New Roman" w:hAnsi="Arial" w:cs="Arial"/>
          <w:color w:val="000000"/>
          <w:sz w:val="20"/>
          <w:szCs w:val="20"/>
          <w:lang w:eastAsia="en-AU"/>
        </w:rPr>
        <w:t> page.</w:t>
      </w:r>
    </w:p>
    <w:p w:rsidR="00746ED4" w:rsidRPr="00746ED4" w:rsidRDefault="00746ED4" w:rsidP="00746ED4">
      <w:pPr>
        <w:shd w:val="clear" w:color="auto" w:fill="FFFFFF"/>
        <w:spacing w:after="0" w:line="240" w:lineRule="atLeast"/>
        <w:rPr>
          <w:rFonts w:ascii="Arial" w:eastAsia="Times New Roman" w:hAnsi="Arial" w:cs="Arial"/>
          <w:color w:val="000000"/>
          <w:sz w:val="18"/>
          <w:szCs w:val="18"/>
          <w:lang w:eastAsia="en-AU"/>
        </w:rPr>
      </w:pPr>
    </w:p>
    <w:p w:rsidR="007C3A8C" w:rsidRDefault="007C3A8C"/>
    <w:sectPr w:rsidR="007C3A8C" w:rsidSect="007C3A8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F501C1"/>
    <w:multiLevelType w:val="multilevel"/>
    <w:tmpl w:val="F390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A1A6D3A"/>
    <w:multiLevelType w:val="multilevel"/>
    <w:tmpl w:val="48D0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FED39EF"/>
    <w:multiLevelType w:val="multilevel"/>
    <w:tmpl w:val="9468F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FA275B7"/>
    <w:multiLevelType w:val="multilevel"/>
    <w:tmpl w:val="A06A8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D9F0C34"/>
    <w:multiLevelType w:val="multilevel"/>
    <w:tmpl w:val="CE68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A8C"/>
    <w:rsid w:val="002270F9"/>
    <w:rsid w:val="00746ED4"/>
    <w:rsid w:val="007C3A8C"/>
    <w:rsid w:val="00AC176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3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A8C"/>
    <w:rPr>
      <w:rFonts w:ascii="Tahoma" w:hAnsi="Tahoma" w:cs="Tahoma"/>
      <w:sz w:val="16"/>
      <w:szCs w:val="16"/>
    </w:rPr>
  </w:style>
  <w:style w:type="character" w:customStyle="1" w:styleId="apple-converted-space">
    <w:name w:val="apple-converted-space"/>
    <w:basedOn w:val="DefaultParagraphFont"/>
    <w:rsid w:val="007C3A8C"/>
  </w:style>
  <w:style w:type="character" w:styleId="Hyperlink">
    <w:name w:val="Hyperlink"/>
    <w:basedOn w:val="DefaultParagraphFont"/>
    <w:uiPriority w:val="99"/>
    <w:semiHidden/>
    <w:unhideWhenUsed/>
    <w:rsid w:val="007C3A8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3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A8C"/>
    <w:rPr>
      <w:rFonts w:ascii="Tahoma" w:hAnsi="Tahoma" w:cs="Tahoma"/>
      <w:sz w:val="16"/>
      <w:szCs w:val="16"/>
    </w:rPr>
  </w:style>
  <w:style w:type="character" w:customStyle="1" w:styleId="apple-converted-space">
    <w:name w:val="apple-converted-space"/>
    <w:basedOn w:val="DefaultParagraphFont"/>
    <w:rsid w:val="007C3A8C"/>
  </w:style>
  <w:style w:type="character" w:styleId="Hyperlink">
    <w:name w:val="Hyperlink"/>
    <w:basedOn w:val="DefaultParagraphFont"/>
    <w:uiPriority w:val="99"/>
    <w:semiHidden/>
    <w:unhideWhenUsed/>
    <w:rsid w:val="007C3A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323918">
      <w:bodyDiv w:val="1"/>
      <w:marLeft w:val="0"/>
      <w:marRight w:val="0"/>
      <w:marTop w:val="0"/>
      <w:marBottom w:val="0"/>
      <w:divBdr>
        <w:top w:val="none" w:sz="0" w:space="0" w:color="auto"/>
        <w:left w:val="none" w:sz="0" w:space="0" w:color="auto"/>
        <w:bottom w:val="none" w:sz="0" w:space="0" w:color="auto"/>
        <w:right w:val="none" w:sz="0" w:space="0" w:color="auto"/>
      </w:divBdr>
      <w:divsChild>
        <w:div w:id="1466047457">
          <w:marLeft w:val="0"/>
          <w:marRight w:val="0"/>
          <w:marTop w:val="0"/>
          <w:marBottom w:val="0"/>
          <w:divBdr>
            <w:top w:val="none" w:sz="0" w:space="0" w:color="auto"/>
            <w:left w:val="none" w:sz="0" w:space="0" w:color="auto"/>
            <w:bottom w:val="none" w:sz="0" w:space="0" w:color="auto"/>
            <w:right w:val="none" w:sz="0" w:space="0" w:color="auto"/>
          </w:divBdr>
          <w:divsChild>
            <w:div w:id="1116755434">
              <w:marLeft w:val="-150"/>
              <w:marRight w:val="-150"/>
              <w:marTop w:val="0"/>
              <w:marBottom w:val="0"/>
              <w:divBdr>
                <w:top w:val="none" w:sz="0" w:space="0" w:color="auto"/>
                <w:left w:val="none" w:sz="0" w:space="0" w:color="auto"/>
                <w:bottom w:val="none" w:sz="0" w:space="0" w:color="auto"/>
                <w:right w:val="none" w:sz="0" w:space="0" w:color="auto"/>
              </w:divBdr>
              <w:divsChild>
                <w:div w:id="561604907">
                  <w:marLeft w:val="0"/>
                  <w:marRight w:val="0"/>
                  <w:marTop w:val="0"/>
                  <w:marBottom w:val="0"/>
                  <w:divBdr>
                    <w:top w:val="none" w:sz="0" w:space="0" w:color="auto"/>
                    <w:left w:val="none" w:sz="0" w:space="0" w:color="auto"/>
                    <w:bottom w:val="none" w:sz="0" w:space="0" w:color="auto"/>
                    <w:right w:val="none" w:sz="0" w:space="0" w:color="auto"/>
                  </w:divBdr>
                  <w:divsChild>
                    <w:div w:id="426973300">
                      <w:marLeft w:val="-150"/>
                      <w:marRight w:val="-150"/>
                      <w:marTop w:val="150"/>
                      <w:marBottom w:val="0"/>
                      <w:divBdr>
                        <w:top w:val="none" w:sz="0" w:space="0" w:color="auto"/>
                        <w:left w:val="none" w:sz="0" w:space="0" w:color="auto"/>
                        <w:bottom w:val="none" w:sz="0" w:space="0" w:color="auto"/>
                        <w:right w:val="none" w:sz="0" w:space="0" w:color="auto"/>
                      </w:divBdr>
                      <w:divsChild>
                        <w:div w:id="1146434428">
                          <w:marLeft w:val="0"/>
                          <w:marRight w:val="0"/>
                          <w:marTop w:val="0"/>
                          <w:marBottom w:val="0"/>
                          <w:divBdr>
                            <w:top w:val="none" w:sz="0" w:space="0" w:color="auto"/>
                            <w:left w:val="none" w:sz="0" w:space="0" w:color="auto"/>
                            <w:bottom w:val="none" w:sz="0" w:space="0" w:color="auto"/>
                            <w:right w:val="none" w:sz="0" w:space="0" w:color="auto"/>
                          </w:divBdr>
                        </w:div>
                        <w:div w:id="16664164">
                          <w:marLeft w:val="0"/>
                          <w:marRight w:val="0"/>
                          <w:marTop w:val="0"/>
                          <w:marBottom w:val="0"/>
                          <w:divBdr>
                            <w:top w:val="none" w:sz="0" w:space="0" w:color="auto"/>
                            <w:left w:val="none" w:sz="0" w:space="0" w:color="auto"/>
                            <w:bottom w:val="none" w:sz="0" w:space="0" w:color="auto"/>
                            <w:right w:val="none" w:sz="0" w:space="0" w:color="auto"/>
                          </w:divBdr>
                          <w:divsChild>
                            <w:div w:id="688987425">
                              <w:marLeft w:val="0"/>
                              <w:marRight w:val="0"/>
                              <w:marTop w:val="0"/>
                              <w:marBottom w:val="0"/>
                              <w:divBdr>
                                <w:top w:val="none" w:sz="0" w:space="0" w:color="auto"/>
                                <w:left w:val="none" w:sz="0" w:space="0" w:color="auto"/>
                                <w:bottom w:val="none" w:sz="0" w:space="0" w:color="auto"/>
                                <w:right w:val="none" w:sz="0" w:space="0" w:color="auto"/>
                              </w:divBdr>
                            </w:div>
                            <w:div w:id="21166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039256">
              <w:marLeft w:val="-150"/>
              <w:marRight w:val="-150"/>
              <w:marTop w:val="0"/>
              <w:marBottom w:val="0"/>
              <w:divBdr>
                <w:top w:val="none" w:sz="0" w:space="0" w:color="auto"/>
                <w:left w:val="none" w:sz="0" w:space="0" w:color="auto"/>
                <w:bottom w:val="none" w:sz="0" w:space="0" w:color="auto"/>
                <w:right w:val="none" w:sz="0" w:space="0" w:color="auto"/>
              </w:divBdr>
              <w:divsChild>
                <w:div w:id="399065427">
                  <w:marLeft w:val="0"/>
                  <w:marRight w:val="0"/>
                  <w:marTop w:val="0"/>
                  <w:marBottom w:val="0"/>
                  <w:divBdr>
                    <w:top w:val="none" w:sz="0" w:space="0" w:color="auto"/>
                    <w:left w:val="none" w:sz="0" w:space="0" w:color="auto"/>
                    <w:bottom w:val="none" w:sz="0" w:space="0" w:color="auto"/>
                    <w:right w:val="none" w:sz="0" w:space="0" w:color="auto"/>
                  </w:divBdr>
                </w:div>
              </w:divsChild>
            </w:div>
            <w:div w:id="967122516">
              <w:marLeft w:val="-150"/>
              <w:marRight w:val="-150"/>
              <w:marTop w:val="0"/>
              <w:marBottom w:val="0"/>
              <w:divBdr>
                <w:top w:val="none" w:sz="0" w:space="0" w:color="auto"/>
                <w:left w:val="none" w:sz="0" w:space="0" w:color="auto"/>
                <w:bottom w:val="none" w:sz="0" w:space="0" w:color="auto"/>
                <w:right w:val="none" w:sz="0" w:space="0" w:color="auto"/>
              </w:divBdr>
              <w:divsChild>
                <w:div w:id="1001737633">
                  <w:marLeft w:val="0"/>
                  <w:marRight w:val="0"/>
                  <w:marTop w:val="0"/>
                  <w:marBottom w:val="0"/>
                  <w:divBdr>
                    <w:top w:val="none" w:sz="0" w:space="0" w:color="auto"/>
                    <w:left w:val="none" w:sz="0" w:space="0" w:color="auto"/>
                    <w:bottom w:val="none" w:sz="0" w:space="0" w:color="auto"/>
                    <w:right w:val="none" w:sz="0" w:space="0" w:color="auto"/>
                  </w:divBdr>
                </w:div>
              </w:divsChild>
            </w:div>
            <w:div w:id="1542942507">
              <w:marLeft w:val="-150"/>
              <w:marRight w:val="-150"/>
              <w:marTop w:val="0"/>
              <w:marBottom w:val="0"/>
              <w:divBdr>
                <w:top w:val="none" w:sz="0" w:space="0" w:color="auto"/>
                <w:left w:val="none" w:sz="0" w:space="0" w:color="auto"/>
                <w:bottom w:val="none" w:sz="0" w:space="0" w:color="auto"/>
                <w:right w:val="none" w:sz="0" w:space="0" w:color="auto"/>
              </w:divBdr>
              <w:divsChild>
                <w:div w:id="200439075">
                  <w:marLeft w:val="0"/>
                  <w:marRight w:val="0"/>
                  <w:marTop w:val="0"/>
                  <w:marBottom w:val="0"/>
                  <w:divBdr>
                    <w:top w:val="none" w:sz="0" w:space="0" w:color="auto"/>
                    <w:left w:val="none" w:sz="0" w:space="0" w:color="auto"/>
                    <w:bottom w:val="none" w:sz="0" w:space="0" w:color="auto"/>
                    <w:right w:val="none" w:sz="0" w:space="0" w:color="auto"/>
                  </w:divBdr>
                </w:div>
              </w:divsChild>
            </w:div>
            <w:div w:id="220403682">
              <w:marLeft w:val="-150"/>
              <w:marRight w:val="-150"/>
              <w:marTop w:val="0"/>
              <w:marBottom w:val="0"/>
              <w:divBdr>
                <w:top w:val="none" w:sz="0" w:space="0" w:color="auto"/>
                <w:left w:val="none" w:sz="0" w:space="0" w:color="auto"/>
                <w:bottom w:val="none" w:sz="0" w:space="0" w:color="auto"/>
                <w:right w:val="none" w:sz="0" w:space="0" w:color="auto"/>
              </w:divBdr>
              <w:divsChild>
                <w:div w:id="17115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2322">
          <w:marLeft w:val="0"/>
          <w:marRight w:val="0"/>
          <w:marTop w:val="0"/>
          <w:marBottom w:val="0"/>
          <w:divBdr>
            <w:top w:val="none" w:sz="0" w:space="0" w:color="auto"/>
            <w:left w:val="none" w:sz="0" w:space="0" w:color="auto"/>
            <w:bottom w:val="none" w:sz="0" w:space="0" w:color="auto"/>
            <w:right w:val="none" w:sz="0" w:space="0" w:color="auto"/>
          </w:divBdr>
          <w:divsChild>
            <w:div w:id="465393128">
              <w:marLeft w:val="-150"/>
              <w:marRight w:val="-150"/>
              <w:marTop w:val="0"/>
              <w:marBottom w:val="0"/>
              <w:divBdr>
                <w:top w:val="none" w:sz="0" w:space="0" w:color="auto"/>
                <w:left w:val="none" w:sz="0" w:space="0" w:color="auto"/>
                <w:bottom w:val="none" w:sz="0" w:space="0" w:color="auto"/>
                <w:right w:val="none" w:sz="0" w:space="0" w:color="auto"/>
              </w:divBdr>
              <w:divsChild>
                <w:div w:id="1947886239">
                  <w:marLeft w:val="0"/>
                  <w:marRight w:val="0"/>
                  <w:marTop w:val="0"/>
                  <w:marBottom w:val="0"/>
                  <w:divBdr>
                    <w:top w:val="none" w:sz="0" w:space="0" w:color="auto"/>
                    <w:left w:val="none" w:sz="0" w:space="0" w:color="auto"/>
                    <w:bottom w:val="none" w:sz="0" w:space="0" w:color="auto"/>
                    <w:right w:val="none" w:sz="0" w:space="0" w:color="auto"/>
                  </w:divBdr>
                  <w:divsChild>
                    <w:div w:id="1812285051">
                      <w:marLeft w:val="0"/>
                      <w:marRight w:val="0"/>
                      <w:marTop w:val="0"/>
                      <w:marBottom w:val="0"/>
                      <w:divBdr>
                        <w:top w:val="none" w:sz="0" w:space="0" w:color="auto"/>
                        <w:left w:val="none" w:sz="0" w:space="0" w:color="auto"/>
                        <w:bottom w:val="none" w:sz="0" w:space="0" w:color="auto"/>
                        <w:right w:val="none" w:sz="0" w:space="0" w:color="auto"/>
                      </w:divBdr>
                      <w:divsChild>
                        <w:div w:id="1492060690">
                          <w:marLeft w:val="-150"/>
                          <w:marRight w:val="-150"/>
                          <w:marTop w:val="0"/>
                          <w:marBottom w:val="0"/>
                          <w:divBdr>
                            <w:top w:val="none" w:sz="0" w:space="0" w:color="auto"/>
                            <w:left w:val="none" w:sz="0" w:space="0" w:color="auto"/>
                            <w:bottom w:val="none" w:sz="0" w:space="0" w:color="auto"/>
                            <w:right w:val="none" w:sz="0" w:space="0" w:color="auto"/>
                          </w:divBdr>
                          <w:divsChild>
                            <w:div w:id="1808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903817">
      <w:bodyDiv w:val="1"/>
      <w:marLeft w:val="0"/>
      <w:marRight w:val="0"/>
      <w:marTop w:val="0"/>
      <w:marBottom w:val="0"/>
      <w:divBdr>
        <w:top w:val="none" w:sz="0" w:space="0" w:color="auto"/>
        <w:left w:val="none" w:sz="0" w:space="0" w:color="auto"/>
        <w:bottom w:val="none" w:sz="0" w:space="0" w:color="auto"/>
        <w:right w:val="none" w:sz="0" w:space="0" w:color="auto"/>
      </w:divBdr>
      <w:divsChild>
        <w:div w:id="1128478250">
          <w:marLeft w:val="0"/>
          <w:marRight w:val="0"/>
          <w:marTop w:val="0"/>
          <w:marBottom w:val="0"/>
          <w:divBdr>
            <w:top w:val="none" w:sz="0" w:space="0" w:color="auto"/>
            <w:left w:val="none" w:sz="0" w:space="0" w:color="auto"/>
            <w:bottom w:val="none" w:sz="0" w:space="0" w:color="auto"/>
            <w:right w:val="none" w:sz="0" w:space="0" w:color="auto"/>
          </w:divBdr>
          <w:divsChild>
            <w:div w:id="470100620">
              <w:marLeft w:val="-150"/>
              <w:marRight w:val="-150"/>
              <w:marTop w:val="0"/>
              <w:marBottom w:val="0"/>
              <w:divBdr>
                <w:top w:val="none" w:sz="0" w:space="0" w:color="auto"/>
                <w:left w:val="none" w:sz="0" w:space="0" w:color="auto"/>
                <w:bottom w:val="none" w:sz="0" w:space="0" w:color="auto"/>
                <w:right w:val="none" w:sz="0" w:space="0" w:color="auto"/>
              </w:divBdr>
              <w:divsChild>
                <w:div w:id="1213033780">
                  <w:marLeft w:val="0"/>
                  <w:marRight w:val="0"/>
                  <w:marTop w:val="0"/>
                  <w:marBottom w:val="0"/>
                  <w:divBdr>
                    <w:top w:val="none" w:sz="0" w:space="0" w:color="auto"/>
                    <w:left w:val="none" w:sz="0" w:space="0" w:color="auto"/>
                    <w:bottom w:val="none" w:sz="0" w:space="0" w:color="auto"/>
                    <w:right w:val="none" w:sz="0" w:space="0" w:color="auto"/>
                  </w:divBdr>
                  <w:divsChild>
                    <w:div w:id="300968159">
                      <w:marLeft w:val="-150"/>
                      <w:marRight w:val="-150"/>
                      <w:marTop w:val="150"/>
                      <w:marBottom w:val="0"/>
                      <w:divBdr>
                        <w:top w:val="none" w:sz="0" w:space="0" w:color="auto"/>
                        <w:left w:val="none" w:sz="0" w:space="0" w:color="auto"/>
                        <w:bottom w:val="none" w:sz="0" w:space="0" w:color="auto"/>
                        <w:right w:val="none" w:sz="0" w:space="0" w:color="auto"/>
                      </w:divBdr>
                      <w:divsChild>
                        <w:div w:id="1991250380">
                          <w:marLeft w:val="0"/>
                          <w:marRight w:val="0"/>
                          <w:marTop w:val="0"/>
                          <w:marBottom w:val="0"/>
                          <w:divBdr>
                            <w:top w:val="none" w:sz="0" w:space="0" w:color="auto"/>
                            <w:left w:val="none" w:sz="0" w:space="0" w:color="auto"/>
                            <w:bottom w:val="none" w:sz="0" w:space="0" w:color="auto"/>
                            <w:right w:val="none" w:sz="0" w:space="0" w:color="auto"/>
                          </w:divBdr>
                        </w:div>
                        <w:div w:id="100272846">
                          <w:marLeft w:val="0"/>
                          <w:marRight w:val="0"/>
                          <w:marTop w:val="0"/>
                          <w:marBottom w:val="0"/>
                          <w:divBdr>
                            <w:top w:val="none" w:sz="0" w:space="0" w:color="auto"/>
                            <w:left w:val="none" w:sz="0" w:space="0" w:color="auto"/>
                            <w:bottom w:val="none" w:sz="0" w:space="0" w:color="auto"/>
                            <w:right w:val="none" w:sz="0" w:space="0" w:color="auto"/>
                          </w:divBdr>
                          <w:divsChild>
                            <w:div w:id="970592262">
                              <w:marLeft w:val="0"/>
                              <w:marRight w:val="0"/>
                              <w:marTop w:val="0"/>
                              <w:marBottom w:val="0"/>
                              <w:divBdr>
                                <w:top w:val="none" w:sz="0" w:space="0" w:color="auto"/>
                                <w:left w:val="none" w:sz="0" w:space="0" w:color="auto"/>
                                <w:bottom w:val="none" w:sz="0" w:space="0" w:color="auto"/>
                                <w:right w:val="none" w:sz="0" w:space="0" w:color="auto"/>
                              </w:divBdr>
                            </w:div>
                            <w:div w:id="8063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15010">
              <w:marLeft w:val="-150"/>
              <w:marRight w:val="-150"/>
              <w:marTop w:val="0"/>
              <w:marBottom w:val="0"/>
              <w:divBdr>
                <w:top w:val="none" w:sz="0" w:space="0" w:color="auto"/>
                <w:left w:val="none" w:sz="0" w:space="0" w:color="auto"/>
                <w:bottom w:val="none" w:sz="0" w:space="0" w:color="auto"/>
                <w:right w:val="none" w:sz="0" w:space="0" w:color="auto"/>
              </w:divBdr>
              <w:divsChild>
                <w:div w:id="1602758379">
                  <w:marLeft w:val="0"/>
                  <w:marRight w:val="0"/>
                  <w:marTop w:val="0"/>
                  <w:marBottom w:val="0"/>
                  <w:divBdr>
                    <w:top w:val="none" w:sz="0" w:space="0" w:color="auto"/>
                    <w:left w:val="none" w:sz="0" w:space="0" w:color="auto"/>
                    <w:bottom w:val="none" w:sz="0" w:space="0" w:color="auto"/>
                    <w:right w:val="none" w:sz="0" w:space="0" w:color="auto"/>
                  </w:divBdr>
                </w:div>
              </w:divsChild>
            </w:div>
            <w:div w:id="258756341">
              <w:marLeft w:val="-150"/>
              <w:marRight w:val="-150"/>
              <w:marTop w:val="0"/>
              <w:marBottom w:val="0"/>
              <w:divBdr>
                <w:top w:val="none" w:sz="0" w:space="0" w:color="auto"/>
                <w:left w:val="none" w:sz="0" w:space="0" w:color="auto"/>
                <w:bottom w:val="none" w:sz="0" w:space="0" w:color="auto"/>
                <w:right w:val="none" w:sz="0" w:space="0" w:color="auto"/>
              </w:divBdr>
              <w:divsChild>
                <w:div w:id="1813985061">
                  <w:marLeft w:val="0"/>
                  <w:marRight w:val="0"/>
                  <w:marTop w:val="0"/>
                  <w:marBottom w:val="0"/>
                  <w:divBdr>
                    <w:top w:val="none" w:sz="0" w:space="0" w:color="auto"/>
                    <w:left w:val="none" w:sz="0" w:space="0" w:color="auto"/>
                    <w:bottom w:val="none" w:sz="0" w:space="0" w:color="auto"/>
                    <w:right w:val="none" w:sz="0" w:space="0" w:color="auto"/>
                  </w:divBdr>
                </w:div>
              </w:divsChild>
            </w:div>
            <w:div w:id="1477334212">
              <w:marLeft w:val="-150"/>
              <w:marRight w:val="-150"/>
              <w:marTop w:val="0"/>
              <w:marBottom w:val="0"/>
              <w:divBdr>
                <w:top w:val="none" w:sz="0" w:space="0" w:color="auto"/>
                <w:left w:val="none" w:sz="0" w:space="0" w:color="auto"/>
                <w:bottom w:val="none" w:sz="0" w:space="0" w:color="auto"/>
                <w:right w:val="none" w:sz="0" w:space="0" w:color="auto"/>
              </w:divBdr>
              <w:divsChild>
                <w:div w:id="686249458">
                  <w:marLeft w:val="0"/>
                  <w:marRight w:val="0"/>
                  <w:marTop w:val="0"/>
                  <w:marBottom w:val="0"/>
                  <w:divBdr>
                    <w:top w:val="none" w:sz="0" w:space="0" w:color="auto"/>
                    <w:left w:val="none" w:sz="0" w:space="0" w:color="auto"/>
                    <w:bottom w:val="none" w:sz="0" w:space="0" w:color="auto"/>
                    <w:right w:val="none" w:sz="0" w:space="0" w:color="auto"/>
                  </w:divBdr>
                </w:div>
              </w:divsChild>
            </w:div>
            <w:div w:id="1668904753">
              <w:marLeft w:val="-150"/>
              <w:marRight w:val="-150"/>
              <w:marTop w:val="0"/>
              <w:marBottom w:val="0"/>
              <w:divBdr>
                <w:top w:val="none" w:sz="0" w:space="0" w:color="auto"/>
                <w:left w:val="none" w:sz="0" w:space="0" w:color="auto"/>
                <w:bottom w:val="none" w:sz="0" w:space="0" w:color="auto"/>
                <w:right w:val="none" w:sz="0" w:space="0" w:color="auto"/>
              </w:divBdr>
              <w:divsChild>
                <w:div w:id="20034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4966">
          <w:marLeft w:val="0"/>
          <w:marRight w:val="0"/>
          <w:marTop w:val="0"/>
          <w:marBottom w:val="0"/>
          <w:divBdr>
            <w:top w:val="none" w:sz="0" w:space="0" w:color="auto"/>
            <w:left w:val="none" w:sz="0" w:space="0" w:color="auto"/>
            <w:bottom w:val="none" w:sz="0" w:space="0" w:color="auto"/>
            <w:right w:val="none" w:sz="0" w:space="0" w:color="auto"/>
          </w:divBdr>
          <w:divsChild>
            <w:div w:id="1544906242">
              <w:marLeft w:val="-150"/>
              <w:marRight w:val="-150"/>
              <w:marTop w:val="0"/>
              <w:marBottom w:val="0"/>
              <w:divBdr>
                <w:top w:val="none" w:sz="0" w:space="0" w:color="auto"/>
                <w:left w:val="none" w:sz="0" w:space="0" w:color="auto"/>
                <w:bottom w:val="none" w:sz="0" w:space="0" w:color="auto"/>
                <w:right w:val="none" w:sz="0" w:space="0" w:color="auto"/>
              </w:divBdr>
              <w:divsChild>
                <w:div w:id="704984951">
                  <w:marLeft w:val="0"/>
                  <w:marRight w:val="0"/>
                  <w:marTop w:val="0"/>
                  <w:marBottom w:val="0"/>
                  <w:divBdr>
                    <w:top w:val="none" w:sz="0" w:space="0" w:color="auto"/>
                    <w:left w:val="none" w:sz="0" w:space="0" w:color="auto"/>
                    <w:bottom w:val="none" w:sz="0" w:space="0" w:color="auto"/>
                    <w:right w:val="none" w:sz="0" w:space="0" w:color="auto"/>
                  </w:divBdr>
                  <w:divsChild>
                    <w:div w:id="495801221">
                      <w:marLeft w:val="0"/>
                      <w:marRight w:val="0"/>
                      <w:marTop w:val="0"/>
                      <w:marBottom w:val="0"/>
                      <w:divBdr>
                        <w:top w:val="none" w:sz="0" w:space="0" w:color="auto"/>
                        <w:left w:val="none" w:sz="0" w:space="0" w:color="auto"/>
                        <w:bottom w:val="none" w:sz="0" w:space="0" w:color="auto"/>
                        <w:right w:val="none" w:sz="0" w:space="0" w:color="auto"/>
                      </w:divBdr>
                      <w:divsChild>
                        <w:div w:id="82990763">
                          <w:marLeft w:val="-150"/>
                          <w:marRight w:val="-150"/>
                          <w:marTop w:val="0"/>
                          <w:marBottom w:val="0"/>
                          <w:divBdr>
                            <w:top w:val="none" w:sz="0" w:space="0" w:color="auto"/>
                            <w:left w:val="none" w:sz="0" w:space="0" w:color="auto"/>
                            <w:bottom w:val="none" w:sz="0" w:space="0" w:color="auto"/>
                            <w:right w:val="none" w:sz="0" w:space="0" w:color="auto"/>
                          </w:divBdr>
                          <w:divsChild>
                            <w:div w:id="912206464">
                              <w:marLeft w:val="0"/>
                              <w:marRight w:val="0"/>
                              <w:marTop w:val="0"/>
                              <w:marBottom w:val="0"/>
                              <w:divBdr>
                                <w:top w:val="none" w:sz="0" w:space="0" w:color="auto"/>
                                <w:left w:val="none" w:sz="0" w:space="0" w:color="auto"/>
                                <w:bottom w:val="none" w:sz="0" w:space="0" w:color="auto"/>
                                <w:right w:val="none" w:sz="0" w:space="0" w:color="auto"/>
                              </w:divBdr>
                              <w:divsChild>
                                <w:div w:id="203195384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60317819">
                          <w:marLeft w:val="-150"/>
                          <w:marRight w:val="-150"/>
                          <w:marTop w:val="0"/>
                          <w:marBottom w:val="0"/>
                          <w:divBdr>
                            <w:top w:val="none" w:sz="0" w:space="0" w:color="auto"/>
                            <w:left w:val="none" w:sz="0" w:space="0" w:color="auto"/>
                            <w:bottom w:val="none" w:sz="0" w:space="0" w:color="auto"/>
                            <w:right w:val="none" w:sz="0" w:space="0" w:color="auto"/>
                          </w:divBdr>
                          <w:divsChild>
                            <w:div w:id="1975787936">
                              <w:marLeft w:val="0"/>
                              <w:marRight w:val="0"/>
                              <w:marTop w:val="0"/>
                              <w:marBottom w:val="0"/>
                              <w:divBdr>
                                <w:top w:val="none" w:sz="0" w:space="0" w:color="auto"/>
                                <w:left w:val="none" w:sz="0" w:space="0" w:color="auto"/>
                                <w:bottom w:val="none" w:sz="0" w:space="0" w:color="auto"/>
                                <w:right w:val="none" w:sz="0" w:space="0" w:color="auto"/>
                              </w:divBdr>
                              <w:divsChild>
                                <w:div w:id="209998522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962758948">
                          <w:marLeft w:val="-150"/>
                          <w:marRight w:val="-150"/>
                          <w:marTop w:val="0"/>
                          <w:marBottom w:val="0"/>
                          <w:divBdr>
                            <w:top w:val="none" w:sz="0" w:space="0" w:color="auto"/>
                            <w:left w:val="none" w:sz="0" w:space="0" w:color="auto"/>
                            <w:bottom w:val="none" w:sz="0" w:space="0" w:color="auto"/>
                            <w:right w:val="none" w:sz="0" w:space="0" w:color="auto"/>
                          </w:divBdr>
                          <w:divsChild>
                            <w:div w:id="1748915356">
                              <w:marLeft w:val="0"/>
                              <w:marRight w:val="0"/>
                              <w:marTop w:val="0"/>
                              <w:marBottom w:val="0"/>
                              <w:divBdr>
                                <w:top w:val="none" w:sz="0" w:space="0" w:color="auto"/>
                                <w:left w:val="none" w:sz="0" w:space="0" w:color="auto"/>
                                <w:bottom w:val="none" w:sz="0" w:space="0" w:color="auto"/>
                                <w:right w:val="none" w:sz="0" w:space="0" w:color="auto"/>
                              </w:divBdr>
                              <w:divsChild>
                                <w:div w:id="70664399">
                                  <w:marLeft w:val="0"/>
                                  <w:marRight w:val="0"/>
                                  <w:marTop w:val="0"/>
                                  <w:marBottom w:val="0"/>
                                  <w:divBdr>
                                    <w:top w:val="none" w:sz="0" w:space="0" w:color="auto"/>
                                    <w:left w:val="none" w:sz="0" w:space="0" w:color="auto"/>
                                    <w:bottom w:val="none" w:sz="0" w:space="0" w:color="auto"/>
                                    <w:right w:val="none" w:sz="0" w:space="0" w:color="auto"/>
                                  </w:divBdr>
                                  <w:divsChild>
                                    <w:div w:id="1684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57127">
                      <w:marLeft w:val="0"/>
                      <w:marRight w:val="0"/>
                      <w:marTop w:val="0"/>
                      <w:marBottom w:val="0"/>
                      <w:divBdr>
                        <w:top w:val="none" w:sz="0" w:space="0" w:color="auto"/>
                        <w:left w:val="none" w:sz="0" w:space="0" w:color="auto"/>
                        <w:bottom w:val="none" w:sz="0" w:space="0" w:color="auto"/>
                        <w:right w:val="none" w:sz="0" w:space="0" w:color="auto"/>
                      </w:divBdr>
                      <w:divsChild>
                        <w:div w:id="371274239">
                          <w:marLeft w:val="-150"/>
                          <w:marRight w:val="-150"/>
                          <w:marTop w:val="0"/>
                          <w:marBottom w:val="0"/>
                          <w:divBdr>
                            <w:top w:val="none" w:sz="0" w:space="0" w:color="auto"/>
                            <w:left w:val="none" w:sz="0" w:space="0" w:color="auto"/>
                            <w:bottom w:val="none" w:sz="0" w:space="0" w:color="auto"/>
                            <w:right w:val="none" w:sz="0" w:space="0" w:color="auto"/>
                          </w:divBdr>
                          <w:divsChild>
                            <w:div w:id="1921258414">
                              <w:marLeft w:val="0"/>
                              <w:marRight w:val="0"/>
                              <w:marTop w:val="0"/>
                              <w:marBottom w:val="0"/>
                              <w:divBdr>
                                <w:top w:val="none" w:sz="0" w:space="0" w:color="auto"/>
                                <w:left w:val="none" w:sz="0" w:space="0" w:color="auto"/>
                                <w:bottom w:val="none" w:sz="0" w:space="0" w:color="auto"/>
                                <w:right w:val="none" w:sz="0" w:space="0" w:color="auto"/>
                              </w:divBdr>
                              <w:divsChild>
                                <w:div w:id="72294409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471798684">
                          <w:marLeft w:val="-150"/>
                          <w:marRight w:val="-150"/>
                          <w:marTop w:val="0"/>
                          <w:marBottom w:val="0"/>
                          <w:divBdr>
                            <w:top w:val="none" w:sz="0" w:space="0" w:color="auto"/>
                            <w:left w:val="none" w:sz="0" w:space="0" w:color="auto"/>
                            <w:bottom w:val="none" w:sz="0" w:space="0" w:color="auto"/>
                            <w:right w:val="none" w:sz="0" w:space="0" w:color="auto"/>
                          </w:divBdr>
                          <w:divsChild>
                            <w:div w:id="899024900">
                              <w:marLeft w:val="0"/>
                              <w:marRight w:val="0"/>
                              <w:marTop w:val="0"/>
                              <w:marBottom w:val="0"/>
                              <w:divBdr>
                                <w:top w:val="none" w:sz="0" w:space="0" w:color="auto"/>
                                <w:left w:val="none" w:sz="0" w:space="0" w:color="auto"/>
                                <w:bottom w:val="none" w:sz="0" w:space="0" w:color="auto"/>
                                <w:right w:val="none" w:sz="0" w:space="0" w:color="auto"/>
                              </w:divBdr>
                              <w:divsChild>
                                <w:div w:id="31484018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611981217">
                          <w:marLeft w:val="-150"/>
                          <w:marRight w:val="-150"/>
                          <w:marTop w:val="0"/>
                          <w:marBottom w:val="0"/>
                          <w:divBdr>
                            <w:top w:val="none" w:sz="0" w:space="0" w:color="auto"/>
                            <w:left w:val="none" w:sz="0" w:space="0" w:color="auto"/>
                            <w:bottom w:val="none" w:sz="0" w:space="0" w:color="auto"/>
                            <w:right w:val="none" w:sz="0" w:space="0" w:color="auto"/>
                          </w:divBdr>
                          <w:divsChild>
                            <w:div w:id="938028093">
                              <w:marLeft w:val="0"/>
                              <w:marRight w:val="0"/>
                              <w:marTop w:val="0"/>
                              <w:marBottom w:val="0"/>
                              <w:divBdr>
                                <w:top w:val="none" w:sz="0" w:space="0" w:color="auto"/>
                                <w:left w:val="none" w:sz="0" w:space="0" w:color="auto"/>
                                <w:bottom w:val="none" w:sz="0" w:space="0" w:color="auto"/>
                                <w:right w:val="none" w:sz="0" w:space="0" w:color="auto"/>
                              </w:divBdr>
                              <w:divsChild>
                                <w:div w:id="821581688">
                                  <w:marLeft w:val="0"/>
                                  <w:marRight w:val="0"/>
                                  <w:marTop w:val="0"/>
                                  <w:marBottom w:val="0"/>
                                  <w:divBdr>
                                    <w:top w:val="none" w:sz="0" w:space="0" w:color="auto"/>
                                    <w:left w:val="none" w:sz="0" w:space="0" w:color="auto"/>
                                    <w:bottom w:val="none" w:sz="0" w:space="0" w:color="auto"/>
                                    <w:right w:val="none" w:sz="0" w:space="0" w:color="auto"/>
                                  </w:divBdr>
                                  <w:divsChild>
                                    <w:div w:id="38818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1699">
                      <w:marLeft w:val="0"/>
                      <w:marRight w:val="0"/>
                      <w:marTop w:val="0"/>
                      <w:marBottom w:val="0"/>
                      <w:divBdr>
                        <w:top w:val="none" w:sz="0" w:space="0" w:color="auto"/>
                        <w:left w:val="none" w:sz="0" w:space="0" w:color="auto"/>
                        <w:bottom w:val="none" w:sz="0" w:space="0" w:color="auto"/>
                        <w:right w:val="none" w:sz="0" w:space="0" w:color="auto"/>
                      </w:divBdr>
                      <w:divsChild>
                        <w:div w:id="369690702">
                          <w:marLeft w:val="-150"/>
                          <w:marRight w:val="-150"/>
                          <w:marTop w:val="0"/>
                          <w:marBottom w:val="0"/>
                          <w:divBdr>
                            <w:top w:val="none" w:sz="0" w:space="0" w:color="auto"/>
                            <w:left w:val="none" w:sz="0" w:space="0" w:color="auto"/>
                            <w:bottom w:val="none" w:sz="0" w:space="0" w:color="auto"/>
                            <w:right w:val="none" w:sz="0" w:space="0" w:color="auto"/>
                          </w:divBdr>
                          <w:divsChild>
                            <w:div w:id="228001706">
                              <w:marLeft w:val="0"/>
                              <w:marRight w:val="0"/>
                              <w:marTop w:val="0"/>
                              <w:marBottom w:val="0"/>
                              <w:divBdr>
                                <w:top w:val="none" w:sz="0" w:space="0" w:color="auto"/>
                                <w:left w:val="none" w:sz="0" w:space="0" w:color="auto"/>
                                <w:bottom w:val="none" w:sz="0" w:space="0" w:color="auto"/>
                                <w:right w:val="none" w:sz="0" w:space="0" w:color="auto"/>
                              </w:divBdr>
                              <w:divsChild>
                                <w:div w:id="7921346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895700771">
                          <w:marLeft w:val="-150"/>
                          <w:marRight w:val="-150"/>
                          <w:marTop w:val="0"/>
                          <w:marBottom w:val="0"/>
                          <w:divBdr>
                            <w:top w:val="none" w:sz="0" w:space="0" w:color="auto"/>
                            <w:left w:val="none" w:sz="0" w:space="0" w:color="auto"/>
                            <w:bottom w:val="none" w:sz="0" w:space="0" w:color="auto"/>
                            <w:right w:val="none" w:sz="0" w:space="0" w:color="auto"/>
                          </w:divBdr>
                          <w:divsChild>
                            <w:div w:id="995258499">
                              <w:marLeft w:val="0"/>
                              <w:marRight w:val="0"/>
                              <w:marTop w:val="0"/>
                              <w:marBottom w:val="0"/>
                              <w:divBdr>
                                <w:top w:val="none" w:sz="0" w:space="0" w:color="auto"/>
                                <w:left w:val="none" w:sz="0" w:space="0" w:color="auto"/>
                                <w:bottom w:val="none" w:sz="0" w:space="0" w:color="auto"/>
                                <w:right w:val="none" w:sz="0" w:space="0" w:color="auto"/>
                              </w:divBdr>
                              <w:divsChild>
                                <w:div w:id="50109387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37597614">
                          <w:marLeft w:val="-150"/>
                          <w:marRight w:val="-150"/>
                          <w:marTop w:val="0"/>
                          <w:marBottom w:val="0"/>
                          <w:divBdr>
                            <w:top w:val="none" w:sz="0" w:space="0" w:color="auto"/>
                            <w:left w:val="none" w:sz="0" w:space="0" w:color="auto"/>
                            <w:bottom w:val="none" w:sz="0" w:space="0" w:color="auto"/>
                            <w:right w:val="none" w:sz="0" w:space="0" w:color="auto"/>
                          </w:divBdr>
                          <w:divsChild>
                            <w:div w:id="2006201441">
                              <w:marLeft w:val="0"/>
                              <w:marRight w:val="0"/>
                              <w:marTop w:val="0"/>
                              <w:marBottom w:val="0"/>
                              <w:divBdr>
                                <w:top w:val="none" w:sz="0" w:space="0" w:color="auto"/>
                                <w:left w:val="none" w:sz="0" w:space="0" w:color="auto"/>
                                <w:bottom w:val="none" w:sz="0" w:space="0" w:color="auto"/>
                                <w:right w:val="none" w:sz="0" w:space="0" w:color="auto"/>
                              </w:divBdr>
                              <w:divsChild>
                                <w:div w:id="1061519299">
                                  <w:marLeft w:val="0"/>
                                  <w:marRight w:val="0"/>
                                  <w:marTop w:val="0"/>
                                  <w:marBottom w:val="0"/>
                                  <w:divBdr>
                                    <w:top w:val="none" w:sz="0" w:space="0" w:color="auto"/>
                                    <w:left w:val="none" w:sz="0" w:space="0" w:color="auto"/>
                                    <w:bottom w:val="none" w:sz="0" w:space="0" w:color="auto"/>
                                    <w:right w:val="none" w:sz="0" w:space="0" w:color="auto"/>
                                  </w:divBdr>
                                  <w:divsChild>
                                    <w:div w:id="3335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378368">
      <w:bodyDiv w:val="1"/>
      <w:marLeft w:val="0"/>
      <w:marRight w:val="0"/>
      <w:marTop w:val="0"/>
      <w:marBottom w:val="0"/>
      <w:divBdr>
        <w:top w:val="none" w:sz="0" w:space="0" w:color="auto"/>
        <w:left w:val="none" w:sz="0" w:space="0" w:color="auto"/>
        <w:bottom w:val="none" w:sz="0" w:space="0" w:color="auto"/>
        <w:right w:val="none" w:sz="0" w:space="0" w:color="auto"/>
      </w:divBdr>
      <w:divsChild>
        <w:div w:id="1418134191">
          <w:marLeft w:val="0"/>
          <w:marRight w:val="0"/>
          <w:marTop w:val="0"/>
          <w:marBottom w:val="0"/>
          <w:divBdr>
            <w:top w:val="none" w:sz="0" w:space="0" w:color="auto"/>
            <w:left w:val="none" w:sz="0" w:space="0" w:color="auto"/>
            <w:bottom w:val="none" w:sz="0" w:space="0" w:color="auto"/>
            <w:right w:val="none" w:sz="0" w:space="0" w:color="auto"/>
          </w:divBdr>
          <w:divsChild>
            <w:div w:id="697124530">
              <w:marLeft w:val="0"/>
              <w:marRight w:val="0"/>
              <w:marTop w:val="0"/>
              <w:marBottom w:val="0"/>
              <w:divBdr>
                <w:top w:val="none" w:sz="0" w:space="0" w:color="auto"/>
                <w:left w:val="none" w:sz="0" w:space="0" w:color="auto"/>
                <w:bottom w:val="none" w:sz="0" w:space="0" w:color="auto"/>
                <w:right w:val="none" w:sz="0" w:space="0" w:color="auto"/>
              </w:divBdr>
            </w:div>
            <w:div w:id="960184619">
              <w:marLeft w:val="0"/>
              <w:marRight w:val="0"/>
              <w:marTop w:val="0"/>
              <w:marBottom w:val="0"/>
              <w:divBdr>
                <w:top w:val="none" w:sz="0" w:space="0" w:color="auto"/>
                <w:left w:val="none" w:sz="0" w:space="0" w:color="auto"/>
                <w:bottom w:val="none" w:sz="0" w:space="0" w:color="auto"/>
                <w:right w:val="none" w:sz="0" w:space="0" w:color="auto"/>
              </w:divBdr>
            </w:div>
            <w:div w:id="658273751">
              <w:marLeft w:val="0"/>
              <w:marRight w:val="0"/>
              <w:marTop w:val="0"/>
              <w:marBottom w:val="0"/>
              <w:divBdr>
                <w:top w:val="none" w:sz="0" w:space="0" w:color="auto"/>
                <w:left w:val="none" w:sz="0" w:space="0" w:color="auto"/>
                <w:bottom w:val="none" w:sz="0" w:space="0" w:color="auto"/>
                <w:right w:val="none" w:sz="0" w:space="0" w:color="auto"/>
              </w:divBdr>
            </w:div>
          </w:divsChild>
        </w:div>
        <w:div w:id="644090076">
          <w:marLeft w:val="0"/>
          <w:marRight w:val="0"/>
          <w:marTop w:val="0"/>
          <w:marBottom w:val="0"/>
          <w:divBdr>
            <w:top w:val="none" w:sz="0" w:space="0" w:color="auto"/>
            <w:left w:val="none" w:sz="0" w:space="0" w:color="auto"/>
            <w:bottom w:val="none" w:sz="0" w:space="0" w:color="auto"/>
            <w:right w:val="none" w:sz="0" w:space="0" w:color="auto"/>
          </w:divBdr>
        </w:div>
        <w:div w:id="2053260269">
          <w:marLeft w:val="0"/>
          <w:marRight w:val="0"/>
          <w:marTop w:val="0"/>
          <w:marBottom w:val="0"/>
          <w:divBdr>
            <w:top w:val="none" w:sz="0" w:space="0" w:color="auto"/>
            <w:left w:val="none" w:sz="0" w:space="0" w:color="auto"/>
            <w:bottom w:val="none" w:sz="0" w:space="0" w:color="auto"/>
            <w:right w:val="none" w:sz="0" w:space="0" w:color="auto"/>
          </w:divBdr>
          <w:divsChild>
            <w:div w:id="1565681322">
              <w:marLeft w:val="0"/>
              <w:marRight w:val="0"/>
              <w:marTop w:val="0"/>
              <w:marBottom w:val="0"/>
              <w:divBdr>
                <w:top w:val="none" w:sz="0" w:space="0" w:color="auto"/>
                <w:left w:val="none" w:sz="0" w:space="0" w:color="auto"/>
                <w:bottom w:val="none" w:sz="0" w:space="0" w:color="auto"/>
                <w:right w:val="none" w:sz="0" w:space="0" w:color="auto"/>
              </w:divBdr>
            </w:div>
            <w:div w:id="881096556">
              <w:marLeft w:val="0"/>
              <w:marRight w:val="0"/>
              <w:marTop w:val="0"/>
              <w:marBottom w:val="0"/>
              <w:divBdr>
                <w:top w:val="none" w:sz="0" w:space="0" w:color="auto"/>
                <w:left w:val="none" w:sz="0" w:space="0" w:color="auto"/>
                <w:bottom w:val="none" w:sz="0" w:space="0" w:color="auto"/>
                <w:right w:val="none" w:sz="0" w:space="0" w:color="auto"/>
              </w:divBdr>
            </w:div>
            <w:div w:id="489373430">
              <w:marLeft w:val="0"/>
              <w:marRight w:val="0"/>
              <w:marTop w:val="0"/>
              <w:marBottom w:val="0"/>
              <w:divBdr>
                <w:top w:val="none" w:sz="0" w:space="0" w:color="auto"/>
                <w:left w:val="none" w:sz="0" w:space="0" w:color="auto"/>
                <w:bottom w:val="none" w:sz="0" w:space="0" w:color="auto"/>
                <w:right w:val="none" w:sz="0" w:space="0" w:color="auto"/>
              </w:divBdr>
            </w:div>
          </w:divsChild>
        </w:div>
        <w:div w:id="1846703662">
          <w:marLeft w:val="0"/>
          <w:marRight w:val="0"/>
          <w:marTop w:val="0"/>
          <w:marBottom w:val="0"/>
          <w:divBdr>
            <w:top w:val="none" w:sz="0" w:space="0" w:color="auto"/>
            <w:left w:val="none" w:sz="0" w:space="0" w:color="auto"/>
            <w:bottom w:val="none" w:sz="0" w:space="0" w:color="auto"/>
            <w:right w:val="none" w:sz="0" w:space="0" w:color="auto"/>
          </w:divBdr>
          <w:divsChild>
            <w:div w:id="107625922">
              <w:marLeft w:val="0"/>
              <w:marRight w:val="0"/>
              <w:marTop w:val="0"/>
              <w:marBottom w:val="0"/>
              <w:divBdr>
                <w:top w:val="none" w:sz="0" w:space="0" w:color="auto"/>
                <w:left w:val="none" w:sz="0" w:space="0" w:color="auto"/>
                <w:bottom w:val="none" w:sz="0" w:space="0" w:color="auto"/>
                <w:right w:val="none" w:sz="0" w:space="0" w:color="auto"/>
              </w:divBdr>
            </w:div>
            <w:div w:id="1451392402">
              <w:marLeft w:val="0"/>
              <w:marRight w:val="0"/>
              <w:marTop w:val="0"/>
              <w:marBottom w:val="0"/>
              <w:divBdr>
                <w:top w:val="none" w:sz="0" w:space="0" w:color="auto"/>
                <w:left w:val="none" w:sz="0" w:space="0" w:color="auto"/>
                <w:bottom w:val="none" w:sz="0" w:space="0" w:color="auto"/>
                <w:right w:val="none" w:sz="0" w:space="0" w:color="auto"/>
              </w:divBdr>
            </w:div>
            <w:div w:id="1943756012">
              <w:marLeft w:val="0"/>
              <w:marRight w:val="0"/>
              <w:marTop w:val="0"/>
              <w:marBottom w:val="0"/>
              <w:divBdr>
                <w:top w:val="none" w:sz="0" w:space="0" w:color="auto"/>
                <w:left w:val="none" w:sz="0" w:space="0" w:color="auto"/>
                <w:bottom w:val="none" w:sz="0" w:space="0" w:color="auto"/>
                <w:right w:val="none" w:sz="0" w:space="0" w:color="auto"/>
              </w:divBdr>
            </w:div>
          </w:divsChild>
        </w:div>
        <w:div w:id="367878552">
          <w:marLeft w:val="0"/>
          <w:marRight w:val="0"/>
          <w:marTop w:val="0"/>
          <w:marBottom w:val="0"/>
          <w:divBdr>
            <w:top w:val="none" w:sz="0" w:space="0" w:color="auto"/>
            <w:left w:val="none" w:sz="0" w:space="0" w:color="auto"/>
            <w:bottom w:val="none" w:sz="0" w:space="0" w:color="auto"/>
            <w:right w:val="none" w:sz="0" w:space="0" w:color="auto"/>
          </w:divBdr>
          <w:divsChild>
            <w:div w:id="1827815168">
              <w:marLeft w:val="0"/>
              <w:marRight w:val="0"/>
              <w:marTop w:val="0"/>
              <w:marBottom w:val="0"/>
              <w:divBdr>
                <w:top w:val="none" w:sz="0" w:space="0" w:color="auto"/>
                <w:left w:val="none" w:sz="0" w:space="0" w:color="auto"/>
                <w:bottom w:val="none" w:sz="0" w:space="0" w:color="auto"/>
                <w:right w:val="none" w:sz="0" w:space="0" w:color="auto"/>
              </w:divBdr>
            </w:div>
            <w:div w:id="1823960371">
              <w:marLeft w:val="0"/>
              <w:marRight w:val="0"/>
              <w:marTop w:val="0"/>
              <w:marBottom w:val="0"/>
              <w:divBdr>
                <w:top w:val="none" w:sz="0" w:space="0" w:color="auto"/>
                <w:left w:val="none" w:sz="0" w:space="0" w:color="auto"/>
                <w:bottom w:val="none" w:sz="0" w:space="0" w:color="auto"/>
                <w:right w:val="none" w:sz="0" w:space="0" w:color="auto"/>
              </w:divBdr>
            </w:div>
            <w:div w:id="16182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1284">
      <w:bodyDiv w:val="1"/>
      <w:marLeft w:val="0"/>
      <w:marRight w:val="0"/>
      <w:marTop w:val="0"/>
      <w:marBottom w:val="0"/>
      <w:divBdr>
        <w:top w:val="none" w:sz="0" w:space="0" w:color="auto"/>
        <w:left w:val="none" w:sz="0" w:space="0" w:color="auto"/>
        <w:bottom w:val="none" w:sz="0" w:space="0" w:color="auto"/>
        <w:right w:val="none" w:sz="0" w:space="0" w:color="auto"/>
      </w:divBdr>
      <w:divsChild>
        <w:div w:id="754984595">
          <w:marLeft w:val="0"/>
          <w:marRight w:val="0"/>
          <w:marTop w:val="0"/>
          <w:marBottom w:val="0"/>
          <w:divBdr>
            <w:top w:val="none" w:sz="0" w:space="0" w:color="auto"/>
            <w:left w:val="none" w:sz="0" w:space="0" w:color="auto"/>
            <w:bottom w:val="none" w:sz="0" w:space="0" w:color="auto"/>
            <w:right w:val="none" w:sz="0" w:space="0" w:color="auto"/>
          </w:divBdr>
          <w:divsChild>
            <w:div w:id="458887931">
              <w:marLeft w:val="0"/>
              <w:marRight w:val="0"/>
              <w:marTop w:val="0"/>
              <w:marBottom w:val="0"/>
              <w:divBdr>
                <w:top w:val="none" w:sz="0" w:space="0" w:color="auto"/>
                <w:left w:val="none" w:sz="0" w:space="0" w:color="auto"/>
                <w:bottom w:val="none" w:sz="0" w:space="0" w:color="auto"/>
                <w:right w:val="none" w:sz="0" w:space="0" w:color="auto"/>
              </w:divBdr>
            </w:div>
          </w:divsChild>
        </w:div>
        <w:div w:id="1991396332">
          <w:marLeft w:val="0"/>
          <w:marRight w:val="0"/>
          <w:marTop w:val="0"/>
          <w:marBottom w:val="0"/>
          <w:divBdr>
            <w:top w:val="none" w:sz="0" w:space="0" w:color="auto"/>
            <w:left w:val="none" w:sz="0" w:space="0" w:color="auto"/>
            <w:bottom w:val="none" w:sz="0" w:space="0" w:color="auto"/>
            <w:right w:val="none" w:sz="0" w:space="0" w:color="auto"/>
          </w:divBdr>
        </w:div>
      </w:divsChild>
    </w:div>
    <w:div w:id="1171026584">
      <w:bodyDiv w:val="1"/>
      <w:marLeft w:val="0"/>
      <w:marRight w:val="0"/>
      <w:marTop w:val="0"/>
      <w:marBottom w:val="0"/>
      <w:divBdr>
        <w:top w:val="none" w:sz="0" w:space="0" w:color="auto"/>
        <w:left w:val="none" w:sz="0" w:space="0" w:color="auto"/>
        <w:bottom w:val="none" w:sz="0" w:space="0" w:color="auto"/>
        <w:right w:val="none" w:sz="0" w:space="0" w:color="auto"/>
      </w:divBdr>
    </w:div>
    <w:div w:id="1379163965">
      <w:bodyDiv w:val="1"/>
      <w:marLeft w:val="0"/>
      <w:marRight w:val="0"/>
      <w:marTop w:val="0"/>
      <w:marBottom w:val="0"/>
      <w:divBdr>
        <w:top w:val="none" w:sz="0" w:space="0" w:color="auto"/>
        <w:left w:val="none" w:sz="0" w:space="0" w:color="auto"/>
        <w:bottom w:val="none" w:sz="0" w:space="0" w:color="auto"/>
        <w:right w:val="none" w:sz="0" w:space="0" w:color="auto"/>
      </w:divBdr>
      <w:divsChild>
        <w:div w:id="730537809">
          <w:marLeft w:val="0"/>
          <w:marRight w:val="0"/>
          <w:marTop w:val="0"/>
          <w:marBottom w:val="0"/>
          <w:divBdr>
            <w:top w:val="none" w:sz="0" w:space="0" w:color="auto"/>
            <w:left w:val="none" w:sz="0" w:space="0" w:color="auto"/>
            <w:bottom w:val="none" w:sz="0" w:space="0" w:color="auto"/>
            <w:right w:val="none" w:sz="0" w:space="0" w:color="auto"/>
          </w:divBdr>
          <w:divsChild>
            <w:div w:id="1418672418">
              <w:marLeft w:val="0"/>
              <w:marRight w:val="0"/>
              <w:marTop w:val="0"/>
              <w:marBottom w:val="0"/>
              <w:divBdr>
                <w:top w:val="none" w:sz="0" w:space="0" w:color="auto"/>
                <w:left w:val="none" w:sz="0" w:space="0" w:color="auto"/>
                <w:bottom w:val="none" w:sz="0" w:space="0" w:color="auto"/>
                <w:right w:val="none" w:sz="0" w:space="0" w:color="auto"/>
              </w:divBdr>
            </w:div>
            <w:div w:id="1674260150">
              <w:marLeft w:val="0"/>
              <w:marRight w:val="0"/>
              <w:marTop w:val="0"/>
              <w:marBottom w:val="0"/>
              <w:divBdr>
                <w:top w:val="none" w:sz="0" w:space="0" w:color="auto"/>
                <w:left w:val="none" w:sz="0" w:space="0" w:color="auto"/>
                <w:bottom w:val="none" w:sz="0" w:space="0" w:color="auto"/>
                <w:right w:val="none" w:sz="0" w:space="0" w:color="auto"/>
              </w:divBdr>
            </w:div>
            <w:div w:id="42289228">
              <w:marLeft w:val="0"/>
              <w:marRight w:val="0"/>
              <w:marTop w:val="0"/>
              <w:marBottom w:val="0"/>
              <w:divBdr>
                <w:top w:val="none" w:sz="0" w:space="0" w:color="auto"/>
                <w:left w:val="none" w:sz="0" w:space="0" w:color="auto"/>
                <w:bottom w:val="none" w:sz="0" w:space="0" w:color="auto"/>
                <w:right w:val="none" w:sz="0" w:space="0" w:color="auto"/>
              </w:divBdr>
            </w:div>
          </w:divsChild>
        </w:div>
        <w:div w:id="1028870313">
          <w:marLeft w:val="0"/>
          <w:marRight w:val="0"/>
          <w:marTop w:val="0"/>
          <w:marBottom w:val="0"/>
          <w:divBdr>
            <w:top w:val="none" w:sz="0" w:space="0" w:color="auto"/>
            <w:left w:val="none" w:sz="0" w:space="0" w:color="auto"/>
            <w:bottom w:val="none" w:sz="0" w:space="0" w:color="auto"/>
            <w:right w:val="none" w:sz="0" w:space="0" w:color="auto"/>
          </w:divBdr>
          <w:divsChild>
            <w:div w:id="1740446167">
              <w:marLeft w:val="0"/>
              <w:marRight w:val="0"/>
              <w:marTop w:val="0"/>
              <w:marBottom w:val="0"/>
              <w:divBdr>
                <w:top w:val="none" w:sz="0" w:space="0" w:color="auto"/>
                <w:left w:val="none" w:sz="0" w:space="0" w:color="auto"/>
                <w:bottom w:val="none" w:sz="0" w:space="0" w:color="auto"/>
                <w:right w:val="none" w:sz="0" w:space="0" w:color="auto"/>
              </w:divBdr>
            </w:div>
            <w:div w:id="1757555916">
              <w:marLeft w:val="0"/>
              <w:marRight w:val="0"/>
              <w:marTop w:val="0"/>
              <w:marBottom w:val="0"/>
              <w:divBdr>
                <w:top w:val="none" w:sz="0" w:space="0" w:color="auto"/>
                <w:left w:val="none" w:sz="0" w:space="0" w:color="auto"/>
                <w:bottom w:val="none" w:sz="0" w:space="0" w:color="auto"/>
                <w:right w:val="none" w:sz="0" w:space="0" w:color="auto"/>
              </w:divBdr>
            </w:div>
            <w:div w:id="576597784">
              <w:marLeft w:val="0"/>
              <w:marRight w:val="0"/>
              <w:marTop w:val="0"/>
              <w:marBottom w:val="0"/>
              <w:divBdr>
                <w:top w:val="none" w:sz="0" w:space="0" w:color="auto"/>
                <w:left w:val="none" w:sz="0" w:space="0" w:color="auto"/>
                <w:bottom w:val="none" w:sz="0" w:space="0" w:color="auto"/>
                <w:right w:val="none" w:sz="0" w:space="0" w:color="auto"/>
              </w:divBdr>
            </w:div>
          </w:divsChild>
        </w:div>
        <w:div w:id="229461750">
          <w:marLeft w:val="0"/>
          <w:marRight w:val="0"/>
          <w:marTop w:val="0"/>
          <w:marBottom w:val="0"/>
          <w:divBdr>
            <w:top w:val="none" w:sz="0" w:space="0" w:color="auto"/>
            <w:left w:val="none" w:sz="0" w:space="0" w:color="auto"/>
            <w:bottom w:val="none" w:sz="0" w:space="0" w:color="auto"/>
            <w:right w:val="none" w:sz="0" w:space="0" w:color="auto"/>
          </w:divBdr>
          <w:divsChild>
            <w:div w:id="1985699408">
              <w:marLeft w:val="0"/>
              <w:marRight w:val="0"/>
              <w:marTop w:val="0"/>
              <w:marBottom w:val="0"/>
              <w:divBdr>
                <w:top w:val="none" w:sz="0" w:space="0" w:color="auto"/>
                <w:left w:val="none" w:sz="0" w:space="0" w:color="auto"/>
                <w:bottom w:val="none" w:sz="0" w:space="0" w:color="auto"/>
                <w:right w:val="none" w:sz="0" w:space="0" w:color="auto"/>
              </w:divBdr>
            </w:div>
            <w:div w:id="990984937">
              <w:marLeft w:val="0"/>
              <w:marRight w:val="0"/>
              <w:marTop w:val="0"/>
              <w:marBottom w:val="0"/>
              <w:divBdr>
                <w:top w:val="none" w:sz="0" w:space="0" w:color="auto"/>
                <w:left w:val="none" w:sz="0" w:space="0" w:color="auto"/>
                <w:bottom w:val="none" w:sz="0" w:space="0" w:color="auto"/>
                <w:right w:val="none" w:sz="0" w:space="0" w:color="auto"/>
              </w:divBdr>
            </w:div>
          </w:divsChild>
        </w:div>
        <w:div w:id="13725586">
          <w:marLeft w:val="0"/>
          <w:marRight w:val="0"/>
          <w:marTop w:val="0"/>
          <w:marBottom w:val="0"/>
          <w:divBdr>
            <w:top w:val="none" w:sz="0" w:space="0" w:color="auto"/>
            <w:left w:val="none" w:sz="0" w:space="0" w:color="auto"/>
            <w:bottom w:val="none" w:sz="0" w:space="0" w:color="auto"/>
            <w:right w:val="none" w:sz="0" w:space="0" w:color="auto"/>
          </w:divBdr>
          <w:divsChild>
            <w:div w:id="1578246564">
              <w:marLeft w:val="0"/>
              <w:marRight w:val="0"/>
              <w:marTop w:val="0"/>
              <w:marBottom w:val="0"/>
              <w:divBdr>
                <w:top w:val="none" w:sz="0" w:space="0" w:color="auto"/>
                <w:left w:val="none" w:sz="0" w:space="0" w:color="auto"/>
                <w:bottom w:val="none" w:sz="0" w:space="0" w:color="auto"/>
                <w:right w:val="none" w:sz="0" w:space="0" w:color="auto"/>
              </w:divBdr>
            </w:div>
            <w:div w:id="395932216">
              <w:marLeft w:val="0"/>
              <w:marRight w:val="0"/>
              <w:marTop w:val="0"/>
              <w:marBottom w:val="0"/>
              <w:divBdr>
                <w:top w:val="none" w:sz="0" w:space="0" w:color="auto"/>
                <w:left w:val="none" w:sz="0" w:space="0" w:color="auto"/>
                <w:bottom w:val="none" w:sz="0" w:space="0" w:color="auto"/>
                <w:right w:val="none" w:sz="0" w:space="0" w:color="auto"/>
              </w:divBdr>
            </w:div>
          </w:divsChild>
        </w:div>
        <w:div w:id="1280911178">
          <w:marLeft w:val="0"/>
          <w:marRight w:val="0"/>
          <w:marTop w:val="0"/>
          <w:marBottom w:val="0"/>
          <w:divBdr>
            <w:top w:val="none" w:sz="0" w:space="0" w:color="auto"/>
            <w:left w:val="none" w:sz="0" w:space="0" w:color="auto"/>
            <w:bottom w:val="none" w:sz="0" w:space="0" w:color="auto"/>
            <w:right w:val="none" w:sz="0" w:space="0" w:color="auto"/>
          </w:divBdr>
        </w:div>
        <w:div w:id="24867193">
          <w:marLeft w:val="0"/>
          <w:marRight w:val="0"/>
          <w:marTop w:val="0"/>
          <w:marBottom w:val="0"/>
          <w:divBdr>
            <w:top w:val="none" w:sz="0" w:space="0" w:color="auto"/>
            <w:left w:val="none" w:sz="0" w:space="0" w:color="auto"/>
            <w:bottom w:val="none" w:sz="0" w:space="0" w:color="auto"/>
            <w:right w:val="none" w:sz="0" w:space="0" w:color="auto"/>
          </w:divBdr>
          <w:divsChild>
            <w:div w:id="1408645854">
              <w:marLeft w:val="0"/>
              <w:marRight w:val="0"/>
              <w:marTop w:val="0"/>
              <w:marBottom w:val="0"/>
              <w:divBdr>
                <w:top w:val="none" w:sz="0" w:space="0" w:color="auto"/>
                <w:left w:val="none" w:sz="0" w:space="0" w:color="auto"/>
                <w:bottom w:val="none" w:sz="0" w:space="0" w:color="auto"/>
                <w:right w:val="none" w:sz="0" w:space="0" w:color="auto"/>
              </w:divBdr>
            </w:div>
            <w:div w:id="1980988423">
              <w:marLeft w:val="0"/>
              <w:marRight w:val="0"/>
              <w:marTop w:val="0"/>
              <w:marBottom w:val="0"/>
              <w:divBdr>
                <w:top w:val="none" w:sz="0" w:space="0" w:color="auto"/>
                <w:left w:val="none" w:sz="0" w:space="0" w:color="auto"/>
                <w:bottom w:val="none" w:sz="0" w:space="0" w:color="auto"/>
                <w:right w:val="none" w:sz="0" w:space="0" w:color="auto"/>
              </w:divBdr>
            </w:div>
            <w:div w:id="1174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3409">
      <w:bodyDiv w:val="1"/>
      <w:marLeft w:val="0"/>
      <w:marRight w:val="0"/>
      <w:marTop w:val="0"/>
      <w:marBottom w:val="0"/>
      <w:divBdr>
        <w:top w:val="none" w:sz="0" w:space="0" w:color="auto"/>
        <w:left w:val="none" w:sz="0" w:space="0" w:color="auto"/>
        <w:bottom w:val="none" w:sz="0" w:space="0" w:color="auto"/>
        <w:right w:val="none" w:sz="0" w:space="0" w:color="auto"/>
      </w:divBdr>
      <w:divsChild>
        <w:div w:id="1412698016">
          <w:marLeft w:val="0"/>
          <w:marRight w:val="0"/>
          <w:marTop w:val="0"/>
          <w:marBottom w:val="0"/>
          <w:divBdr>
            <w:top w:val="none" w:sz="0" w:space="0" w:color="auto"/>
            <w:left w:val="none" w:sz="0" w:space="0" w:color="auto"/>
            <w:bottom w:val="none" w:sz="0" w:space="0" w:color="auto"/>
            <w:right w:val="none" w:sz="0" w:space="0" w:color="auto"/>
          </w:divBdr>
          <w:divsChild>
            <w:div w:id="701131244">
              <w:marLeft w:val="0"/>
              <w:marRight w:val="0"/>
              <w:marTop w:val="0"/>
              <w:marBottom w:val="0"/>
              <w:divBdr>
                <w:top w:val="none" w:sz="0" w:space="0" w:color="auto"/>
                <w:left w:val="none" w:sz="0" w:space="0" w:color="auto"/>
                <w:bottom w:val="none" w:sz="0" w:space="0" w:color="auto"/>
                <w:right w:val="none" w:sz="0" w:space="0" w:color="auto"/>
              </w:divBdr>
            </w:div>
            <w:div w:id="880553660">
              <w:marLeft w:val="0"/>
              <w:marRight w:val="0"/>
              <w:marTop w:val="0"/>
              <w:marBottom w:val="0"/>
              <w:divBdr>
                <w:top w:val="none" w:sz="0" w:space="0" w:color="auto"/>
                <w:left w:val="none" w:sz="0" w:space="0" w:color="auto"/>
                <w:bottom w:val="none" w:sz="0" w:space="0" w:color="auto"/>
                <w:right w:val="none" w:sz="0" w:space="0" w:color="auto"/>
              </w:divBdr>
            </w:div>
            <w:div w:id="1720474519">
              <w:marLeft w:val="0"/>
              <w:marRight w:val="0"/>
              <w:marTop w:val="0"/>
              <w:marBottom w:val="0"/>
              <w:divBdr>
                <w:top w:val="none" w:sz="0" w:space="0" w:color="auto"/>
                <w:left w:val="none" w:sz="0" w:space="0" w:color="auto"/>
                <w:bottom w:val="none" w:sz="0" w:space="0" w:color="auto"/>
                <w:right w:val="none" w:sz="0" w:space="0" w:color="auto"/>
              </w:divBdr>
            </w:div>
          </w:divsChild>
        </w:div>
        <w:div w:id="781917731">
          <w:marLeft w:val="0"/>
          <w:marRight w:val="0"/>
          <w:marTop w:val="0"/>
          <w:marBottom w:val="0"/>
          <w:divBdr>
            <w:top w:val="none" w:sz="0" w:space="0" w:color="auto"/>
            <w:left w:val="none" w:sz="0" w:space="0" w:color="auto"/>
            <w:bottom w:val="none" w:sz="0" w:space="0" w:color="auto"/>
            <w:right w:val="none" w:sz="0" w:space="0" w:color="auto"/>
          </w:divBdr>
          <w:divsChild>
            <w:div w:id="1833251406">
              <w:marLeft w:val="0"/>
              <w:marRight w:val="0"/>
              <w:marTop w:val="0"/>
              <w:marBottom w:val="0"/>
              <w:divBdr>
                <w:top w:val="none" w:sz="0" w:space="0" w:color="auto"/>
                <w:left w:val="none" w:sz="0" w:space="0" w:color="auto"/>
                <w:bottom w:val="none" w:sz="0" w:space="0" w:color="auto"/>
                <w:right w:val="none" w:sz="0" w:space="0" w:color="auto"/>
              </w:divBdr>
            </w:div>
            <w:div w:id="1651204271">
              <w:marLeft w:val="0"/>
              <w:marRight w:val="0"/>
              <w:marTop w:val="0"/>
              <w:marBottom w:val="0"/>
              <w:divBdr>
                <w:top w:val="none" w:sz="0" w:space="0" w:color="auto"/>
                <w:left w:val="none" w:sz="0" w:space="0" w:color="auto"/>
                <w:bottom w:val="none" w:sz="0" w:space="0" w:color="auto"/>
                <w:right w:val="none" w:sz="0" w:space="0" w:color="auto"/>
              </w:divBdr>
            </w:div>
            <w:div w:id="1032266682">
              <w:marLeft w:val="0"/>
              <w:marRight w:val="0"/>
              <w:marTop w:val="0"/>
              <w:marBottom w:val="0"/>
              <w:divBdr>
                <w:top w:val="none" w:sz="0" w:space="0" w:color="auto"/>
                <w:left w:val="none" w:sz="0" w:space="0" w:color="auto"/>
                <w:bottom w:val="none" w:sz="0" w:space="0" w:color="auto"/>
                <w:right w:val="none" w:sz="0" w:space="0" w:color="auto"/>
              </w:divBdr>
            </w:div>
          </w:divsChild>
        </w:div>
        <w:div w:id="1097480663">
          <w:marLeft w:val="0"/>
          <w:marRight w:val="0"/>
          <w:marTop w:val="0"/>
          <w:marBottom w:val="0"/>
          <w:divBdr>
            <w:top w:val="none" w:sz="0" w:space="0" w:color="auto"/>
            <w:left w:val="none" w:sz="0" w:space="0" w:color="auto"/>
            <w:bottom w:val="none" w:sz="0" w:space="0" w:color="auto"/>
            <w:right w:val="none" w:sz="0" w:space="0" w:color="auto"/>
          </w:divBdr>
          <w:divsChild>
            <w:div w:id="739325688">
              <w:marLeft w:val="0"/>
              <w:marRight w:val="0"/>
              <w:marTop w:val="0"/>
              <w:marBottom w:val="0"/>
              <w:divBdr>
                <w:top w:val="none" w:sz="0" w:space="0" w:color="auto"/>
                <w:left w:val="none" w:sz="0" w:space="0" w:color="auto"/>
                <w:bottom w:val="none" w:sz="0" w:space="0" w:color="auto"/>
                <w:right w:val="none" w:sz="0" w:space="0" w:color="auto"/>
              </w:divBdr>
            </w:div>
            <w:div w:id="1611203137">
              <w:marLeft w:val="0"/>
              <w:marRight w:val="0"/>
              <w:marTop w:val="0"/>
              <w:marBottom w:val="0"/>
              <w:divBdr>
                <w:top w:val="none" w:sz="0" w:space="0" w:color="auto"/>
                <w:left w:val="none" w:sz="0" w:space="0" w:color="auto"/>
                <w:bottom w:val="none" w:sz="0" w:space="0" w:color="auto"/>
                <w:right w:val="none" w:sz="0" w:space="0" w:color="auto"/>
              </w:divBdr>
            </w:div>
            <w:div w:id="1938366434">
              <w:marLeft w:val="0"/>
              <w:marRight w:val="0"/>
              <w:marTop w:val="0"/>
              <w:marBottom w:val="0"/>
              <w:divBdr>
                <w:top w:val="none" w:sz="0" w:space="0" w:color="auto"/>
                <w:left w:val="none" w:sz="0" w:space="0" w:color="auto"/>
                <w:bottom w:val="none" w:sz="0" w:space="0" w:color="auto"/>
                <w:right w:val="none" w:sz="0" w:space="0" w:color="auto"/>
              </w:divBdr>
            </w:div>
          </w:divsChild>
        </w:div>
        <w:div w:id="323321401">
          <w:marLeft w:val="0"/>
          <w:marRight w:val="0"/>
          <w:marTop w:val="0"/>
          <w:marBottom w:val="0"/>
          <w:divBdr>
            <w:top w:val="none" w:sz="0" w:space="0" w:color="auto"/>
            <w:left w:val="none" w:sz="0" w:space="0" w:color="auto"/>
            <w:bottom w:val="none" w:sz="0" w:space="0" w:color="auto"/>
            <w:right w:val="none" w:sz="0" w:space="0" w:color="auto"/>
          </w:divBdr>
        </w:div>
        <w:div w:id="34165121">
          <w:marLeft w:val="0"/>
          <w:marRight w:val="0"/>
          <w:marTop w:val="0"/>
          <w:marBottom w:val="0"/>
          <w:divBdr>
            <w:top w:val="none" w:sz="0" w:space="0" w:color="auto"/>
            <w:left w:val="none" w:sz="0" w:space="0" w:color="auto"/>
            <w:bottom w:val="none" w:sz="0" w:space="0" w:color="auto"/>
            <w:right w:val="none" w:sz="0" w:space="0" w:color="auto"/>
          </w:divBdr>
        </w:div>
        <w:div w:id="949581181">
          <w:marLeft w:val="0"/>
          <w:marRight w:val="0"/>
          <w:marTop w:val="0"/>
          <w:marBottom w:val="0"/>
          <w:divBdr>
            <w:top w:val="none" w:sz="0" w:space="0" w:color="auto"/>
            <w:left w:val="none" w:sz="0" w:space="0" w:color="auto"/>
            <w:bottom w:val="none" w:sz="0" w:space="0" w:color="auto"/>
            <w:right w:val="none" w:sz="0" w:space="0" w:color="auto"/>
          </w:divBdr>
          <w:divsChild>
            <w:div w:id="759376731">
              <w:marLeft w:val="0"/>
              <w:marRight w:val="0"/>
              <w:marTop w:val="0"/>
              <w:marBottom w:val="0"/>
              <w:divBdr>
                <w:top w:val="none" w:sz="0" w:space="0" w:color="auto"/>
                <w:left w:val="none" w:sz="0" w:space="0" w:color="auto"/>
                <w:bottom w:val="none" w:sz="0" w:space="0" w:color="auto"/>
                <w:right w:val="none" w:sz="0" w:space="0" w:color="auto"/>
              </w:divBdr>
            </w:div>
            <w:div w:id="1620260902">
              <w:marLeft w:val="0"/>
              <w:marRight w:val="0"/>
              <w:marTop w:val="0"/>
              <w:marBottom w:val="0"/>
              <w:divBdr>
                <w:top w:val="none" w:sz="0" w:space="0" w:color="auto"/>
                <w:left w:val="none" w:sz="0" w:space="0" w:color="auto"/>
                <w:bottom w:val="none" w:sz="0" w:space="0" w:color="auto"/>
                <w:right w:val="none" w:sz="0" w:space="0" w:color="auto"/>
              </w:divBdr>
            </w:div>
            <w:div w:id="772214583">
              <w:marLeft w:val="0"/>
              <w:marRight w:val="0"/>
              <w:marTop w:val="0"/>
              <w:marBottom w:val="0"/>
              <w:divBdr>
                <w:top w:val="none" w:sz="0" w:space="0" w:color="auto"/>
                <w:left w:val="none" w:sz="0" w:space="0" w:color="auto"/>
                <w:bottom w:val="none" w:sz="0" w:space="0" w:color="auto"/>
                <w:right w:val="none" w:sz="0" w:space="0" w:color="auto"/>
              </w:divBdr>
            </w:div>
          </w:divsChild>
        </w:div>
        <w:div w:id="974336350">
          <w:marLeft w:val="0"/>
          <w:marRight w:val="0"/>
          <w:marTop w:val="0"/>
          <w:marBottom w:val="0"/>
          <w:divBdr>
            <w:top w:val="none" w:sz="0" w:space="0" w:color="auto"/>
            <w:left w:val="none" w:sz="0" w:space="0" w:color="auto"/>
            <w:bottom w:val="none" w:sz="0" w:space="0" w:color="auto"/>
            <w:right w:val="none" w:sz="0" w:space="0" w:color="auto"/>
          </w:divBdr>
          <w:divsChild>
            <w:div w:id="1468090902">
              <w:marLeft w:val="0"/>
              <w:marRight w:val="0"/>
              <w:marTop w:val="0"/>
              <w:marBottom w:val="0"/>
              <w:divBdr>
                <w:top w:val="none" w:sz="0" w:space="0" w:color="auto"/>
                <w:left w:val="none" w:sz="0" w:space="0" w:color="auto"/>
                <w:bottom w:val="none" w:sz="0" w:space="0" w:color="auto"/>
                <w:right w:val="none" w:sz="0" w:space="0" w:color="auto"/>
              </w:divBdr>
            </w:div>
            <w:div w:id="1247962734">
              <w:marLeft w:val="0"/>
              <w:marRight w:val="0"/>
              <w:marTop w:val="0"/>
              <w:marBottom w:val="0"/>
              <w:divBdr>
                <w:top w:val="none" w:sz="0" w:space="0" w:color="auto"/>
                <w:left w:val="none" w:sz="0" w:space="0" w:color="auto"/>
                <w:bottom w:val="none" w:sz="0" w:space="0" w:color="auto"/>
                <w:right w:val="none" w:sz="0" w:space="0" w:color="auto"/>
              </w:divBdr>
            </w:div>
            <w:div w:id="860321465">
              <w:marLeft w:val="0"/>
              <w:marRight w:val="0"/>
              <w:marTop w:val="0"/>
              <w:marBottom w:val="0"/>
              <w:divBdr>
                <w:top w:val="none" w:sz="0" w:space="0" w:color="auto"/>
                <w:left w:val="none" w:sz="0" w:space="0" w:color="auto"/>
                <w:bottom w:val="none" w:sz="0" w:space="0" w:color="auto"/>
                <w:right w:val="none" w:sz="0" w:space="0" w:color="auto"/>
              </w:divBdr>
            </w:div>
          </w:divsChild>
        </w:div>
        <w:div w:id="2000110244">
          <w:marLeft w:val="0"/>
          <w:marRight w:val="0"/>
          <w:marTop w:val="0"/>
          <w:marBottom w:val="0"/>
          <w:divBdr>
            <w:top w:val="none" w:sz="0" w:space="0" w:color="auto"/>
            <w:left w:val="none" w:sz="0" w:space="0" w:color="auto"/>
            <w:bottom w:val="none" w:sz="0" w:space="0" w:color="auto"/>
            <w:right w:val="none" w:sz="0" w:space="0" w:color="auto"/>
          </w:divBdr>
        </w:div>
        <w:div w:id="306982843">
          <w:marLeft w:val="0"/>
          <w:marRight w:val="0"/>
          <w:marTop w:val="0"/>
          <w:marBottom w:val="0"/>
          <w:divBdr>
            <w:top w:val="none" w:sz="0" w:space="0" w:color="auto"/>
            <w:left w:val="none" w:sz="0" w:space="0" w:color="auto"/>
            <w:bottom w:val="none" w:sz="0" w:space="0" w:color="auto"/>
            <w:right w:val="none" w:sz="0" w:space="0" w:color="auto"/>
          </w:divBdr>
          <w:divsChild>
            <w:div w:id="1524174243">
              <w:marLeft w:val="0"/>
              <w:marRight w:val="0"/>
              <w:marTop w:val="0"/>
              <w:marBottom w:val="0"/>
              <w:divBdr>
                <w:top w:val="none" w:sz="0" w:space="0" w:color="auto"/>
                <w:left w:val="none" w:sz="0" w:space="0" w:color="auto"/>
                <w:bottom w:val="none" w:sz="0" w:space="0" w:color="auto"/>
                <w:right w:val="none" w:sz="0" w:space="0" w:color="auto"/>
              </w:divBdr>
            </w:div>
            <w:div w:id="583496900">
              <w:marLeft w:val="0"/>
              <w:marRight w:val="0"/>
              <w:marTop w:val="0"/>
              <w:marBottom w:val="0"/>
              <w:divBdr>
                <w:top w:val="none" w:sz="0" w:space="0" w:color="auto"/>
                <w:left w:val="none" w:sz="0" w:space="0" w:color="auto"/>
                <w:bottom w:val="none" w:sz="0" w:space="0" w:color="auto"/>
                <w:right w:val="none" w:sz="0" w:space="0" w:color="auto"/>
              </w:divBdr>
            </w:div>
            <w:div w:id="724911229">
              <w:marLeft w:val="0"/>
              <w:marRight w:val="0"/>
              <w:marTop w:val="0"/>
              <w:marBottom w:val="0"/>
              <w:divBdr>
                <w:top w:val="none" w:sz="0" w:space="0" w:color="auto"/>
                <w:left w:val="none" w:sz="0" w:space="0" w:color="auto"/>
                <w:bottom w:val="none" w:sz="0" w:space="0" w:color="auto"/>
                <w:right w:val="none" w:sz="0" w:space="0" w:color="auto"/>
              </w:divBdr>
            </w:div>
          </w:divsChild>
        </w:div>
        <w:div w:id="235358649">
          <w:marLeft w:val="0"/>
          <w:marRight w:val="0"/>
          <w:marTop w:val="0"/>
          <w:marBottom w:val="0"/>
          <w:divBdr>
            <w:top w:val="none" w:sz="0" w:space="0" w:color="auto"/>
            <w:left w:val="none" w:sz="0" w:space="0" w:color="auto"/>
            <w:bottom w:val="none" w:sz="0" w:space="0" w:color="auto"/>
            <w:right w:val="none" w:sz="0" w:space="0" w:color="auto"/>
          </w:divBdr>
          <w:divsChild>
            <w:div w:id="1768384800">
              <w:marLeft w:val="0"/>
              <w:marRight w:val="0"/>
              <w:marTop w:val="0"/>
              <w:marBottom w:val="0"/>
              <w:divBdr>
                <w:top w:val="none" w:sz="0" w:space="0" w:color="auto"/>
                <w:left w:val="none" w:sz="0" w:space="0" w:color="auto"/>
                <w:bottom w:val="none" w:sz="0" w:space="0" w:color="auto"/>
                <w:right w:val="none" w:sz="0" w:space="0" w:color="auto"/>
              </w:divBdr>
              <w:divsChild>
                <w:div w:id="4754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32746">
      <w:bodyDiv w:val="1"/>
      <w:marLeft w:val="0"/>
      <w:marRight w:val="0"/>
      <w:marTop w:val="0"/>
      <w:marBottom w:val="0"/>
      <w:divBdr>
        <w:top w:val="none" w:sz="0" w:space="0" w:color="auto"/>
        <w:left w:val="none" w:sz="0" w:space="0" w:color="auto"/>
        <w:bottom w:val="none" w:sz="0" w:space="0" w:color="auto"/>
        <w:right w:val="none" w:sz="0" w:space="0" w:color="auto"/>
      </w:divBdr>
      <w:divsChild>
        <w:div w:id="173224863">
          <w:marLeft w:val="0"/>
          <w:marRight w:val="0"/>
          <w:marTop w:val="0"/>
          <w:marBottom w:val="0"/>
          <w:divBdr>
            <w:top w:val="none" w:sz="0" w:space="0" w:color="auto"/>
            <w:left w:val="none" w:sz="0" w:space="0" w:color="auto"/>
            <w:bottom w:val="none" w:sz="0" w:space="0" w:color="auto"/>
            <w:right w:val="none" w:sz="0" w:space="0" w:color="auto"/>
          </w:divBdr>
          <w:divsChild>
            <w:div w:id="13769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smosmagazine.com/topics/physics" TargetMode="External"/><Relationship Id="rId21" Type="http://schemas.openxmlformats.org/officeDocument/2006/relationships/hyperlink" Target="https://cosmosmagazine.com/sections/cosmos-conversation" TargetMode="External"/><Relationship Id="rId42" Type="http://schemas.openxmlformats.org/officeDocument/2006/relationships/hyperlink" Target="https://www.physics.rutgers.edu/~saurabh/690/Mar27-Zhang-phantom.pdf" TargetMode="External"/><Relationship Id="rId47" Type="http://schemas.openxmlformats.org/officeDocument/2006/relationships/hyperlink" Target="http://www.quantumdiaries.org/2014/07/27/sterile-neutrinos/" TargetMode="External"/><Relationship Id="rId63" Type="http://schemas.openxmlformats.org/officeDocument/2006/relationships/hyperlink" Target="http://www.atnf.csiro.au/outreach/education/senior/cosmicengine/einstein.html" TargetMode="External"/><Relationship Id="rId68" Type="http://schemas.openxmlformats.org/officeDocument/2006/relationships/hyperlink" Target="http://www.atnf.csiro.au/news/press/double_pulsar/" TargetMode="External"/><Relationship Id="rId84" Type="http://schemas.openxmlformats.org/officeDocument/2006/relationships/hyperlink" Target="http://map.gsfc.nasa.gov/m_uni/uni_101shape.html" TargetMode="External"/><Relationship Id="rId89" Type="http://schemas.openxmlformats.org/officeDocument/2006/relationships/hyperlink" Target="http://www.schoolsobservatory.org.uk/study/sci/cosmo/internal/steady.htm" TargetMode="External"/><Relationship Id="rId7" Type="http://schemas.openxmlformats.org/officeDocument/2006/relationships/image" Target="media/image1.jpeg"/><Relationship Id="rId71" Type="http://schemas.openxmlformats.org/officeDocument/2006/relationships/hyperlink" Target="http://www.aip.org/history/esva/" TargetMode="External"/><Relationship Id="rId92" Type="http://schemas.openxmlformats.org/officeDocument/2006/relationships/image" Target="media/image18.gif"/><Relationship Id="rId2" Type="http://schemas.openxmlformats.org/officeDocument/2006/relationships/styles" Target="styles.xml"/><Relationship Id="rId16" Type="http://schemas.openxmlformats.org/officeDocument/2006/relationships/hyperlink" Target="http://cdn.phys.org/newman/gfx/news/2016/57a86fd484929.jpg" TargetMode="External"/><Relationship Id="rId29" Type="http://schemas.openxmlformats.org/officeDocument/2006/relationships/hyperlink" Target="http://hyperphysics.phy-astr.gsu.edu/hbase/astro/stdcand.html" TargetMode="External"/><Relationship Id="rId11" Type="http://schemas.openxmlformats.org/officeDocument/2006/relationships/hyperlink" Target="http://www.physorg.com/tags/physicists/" TargetMode="External"/><Relationship Id="rId24" Type="http://schemas.openxmlformats.org/officeDocument/2006/relationships/hyperlink" Target="https://cosmosmagazine.com/physics/the-dark-side-of-the-universe-a-primer" TargetMode="External"/><Relationship Id="rId32" Type="http://schemas.openxmlformats.org/officeDocument/2006/relationships/hyperlink" Target="https://arxiv.org/pdf/1604.01424.pdf" TargetMode="External"/><Relationship Id="rId37" Type="http://schemas.openxmlformats.org/officeDocument/2006/relationships/image" Target="media/image5.jpeg"/><Relationship Id="rId40" Type="http://schemas.openxmlformats.org/officeDocument/2006/relationships/hyperlink" Target="http://astronomy.swin.edu.au/cosmos/L/large-scale+structure" TargetMode="External"/><Relationship Id="rId45" Type="http://schemas.openxmlformats.org/officeDocument/2006/relationships/image" Target="media/image6.jpeg"/><Relationship Id="rId53" Type="http://schemas.openxmlformats.org/officeDocument/2006/relationships/hyperlink" Target="https://explorable.com/random-error" TargetMode="External"/><Relationship Id="rId58" Type="http://schemas.openxmlformats.org/officeDocument/2006/relationships/image" Target="media/image7.jpeg"/><Relationship Id="rId66" Type="http://schemas.openxmlformats.org/officeDocument/2006/relationships/hyperlink" Target="http://nobelprize.org/physics/laureates/1921/index.html" TargetMode="External"/><Relationship Id="rId74" Type="http://schemas.openxmlformats.org/officeDocument/2006/relationships/hyperlink" Target="http://www.atnf.csiro.au/outreach/education/senior/cosmicengine/bigbang.html" TargetMode="External"/><Relationship Id="rId79" Type="http://schemas.openxmlformats.org/officeDocument/2006/relationships/image" Target="media/image14.jpeg"/><Relationship Id="rId87" Type="http://schemas.openxmlformats.org/officeDocument/2006/relationships/hyperlink" Target="http://map.gsfc.nasa.gov/m_uni/uni_101expand.html" TargetMode="External"/><Relationship Id="rId102" Type="http://schemas.openxmlformats.org/officeDocument/2006/relationships/image" Target="media/image22.gif"/><Relationship Id="rId5" Type="http://schemas.openxmlformats.org/officeDocument/2006/relationships/webSettings" Target="webSettings.xml"/><Relationship Id="rId61" Type="http://schemas.openxmlformats.org/officeDocument/2006/relationships/hyperlink" Target="http://www.atnf.csiro.au/outreach/education/senior/cosmicengine/einstein.html" TargetMode="External"/><Relationship Id="rId82" Type="http://schemas.openxmlformats.org/officeDocument/2006/relationships/image" Target="media/image16.gif"/><Relationship Id="rId90" Type="http://schemas.openxmlformats.org/officeDocument/2006/relationships/hyperlink" Target="http://www.atnf.csiro.au/outreach/education/senior/cosmicengine/hubble.html" TargetMode="External"/><Relationship Id="rId95" Type="http://schemas.openxmlformats.org/officeDocument/2006/relationships/hyperlink" Target="http://map.gsfc.nasa.gov/m_ig/ig_universe1.html" TargetMode="External"/><Relationship Id="rId19" Type="http://schemas.openxmlformats.org/officeDocument/2006/relationships/hyperlink" Target="http://phys.org/tags/muon+neutrinos/" TargetMode="External"/><Relationship Id="rId14" Type="http://schemas.openxmlformats.org/officeDocument/2006/relationships/hyperlink" Target="http://phys.org/news/2011-06-closer-biggest-mysteries-fundamental-physics.html" TargetMode="External"/><Relationship Id="rId22" Type="http://schemas.openxmlformats.org/officeDocument/2006/relationships/hyperlink" Target="https://cosmosmagazine.com/topics/physics" TargetMode="External"/><Relationship Id="rId27" Type="http://schemas.openxmlformats.org/officeDocument/2006/relationships/image" Target="media/image4.png"/><Relationship Id="rId30" Type="http://schemas.openxmlformats.org/officeDocument/2006/relationships/hyperlink" Target="http://philosophy-of-cosmology.ox.ac.uk/standard-rulers.html" TargetMode="External"/><Relationship Id="rId35" Type="http://schemas.openxmlformats.org/officeDocument/2006/relationships/hyperlink" Target="http://www.space.com/20930-dark-matter.html" TargetMode="External"/><Relationship Id="rId43" Type="http://schemas.openxmlformats.org/officeDocument/2006/relationships/hyperlink" Target="http://www.telegraph.co.uk/news/science/science-news/11715091/Big-Rip-will-end-the-universe-scientists-claim.html" TargetMode="External"/><Relationship Id="rId48" Type="http://schemas.openxmlformats.org/officeDocument/2006/relationships/hyperlink" Target="http://arxiv.org/abs/0711.0077" TargetMode="External"/><Relationship Id="rId56" Type="http://schemas.openxmlformats.org/officeDocument/2006/relationships/hyperlink" Target="https://cosmosmagazine.com/sections/explainer" TargetMode="External"/><Relationship Id="rId64" Type="http://schemas.openxmlformats.org/officeDocument/2006/relationships/image" Target="media/image9.jpeg"/><Relationship Id="rId69" Type="http://schemas.openxmlformats.org/officeDocument/2006/relationships/hyperlink" Target="http://einstein.stanford.edu/" TargetMode="External"/><Relationship Id="rId77" Type="http://schemas.openxmlformats.org/officeDocument/2006/relationships/hyperlink" Target="http://astro.uchicago.edu/yerkes/" TargetMode="External"/><Relationship Id="rId100" Type="http://schemas.openxmlformats.org/officeDocument/2006/relationships/hyperlink" Target="http://hands-on-cern.physto.se/" TargetMode="External"/><Relationship Id="rId105" Type="http://schemas.openxmlformats.org/officeDocument/2006/relationships/fontTable" Target="fontTable.xml"/><Relationship Id="rId8" Type="http://schemas.openxmlformats.org/officeDocument/2006/relationships/hyperlink" Target="http://www.physorg.com/tags/particles/" TargetMode="External"/><Relationship Id="rId51" Type="http://schemas.openxmlformats.org/officeDocument/2006/relationships/hyperlink" Target="http://arxiv.org/pdf/1106.2476v3.pdf" TargetMode="External"/><Relationship Id="rId72" Type="http://schemas.openxmlformats.org/officeDocument/2006/relationships/image" Target="media/image12.jpeg"/><Relationship Id="rId80" Type="http://schemas.openxmlformats.org/officeDocument/2006/relationships/hyperlink" Target="http://antwrp.gsfc.nasa.gov/apod/astropix.html" TargetMode="External"/><Relationship Id="rId85" Type="http://schemas.openxmlformats.org/officeDocument/2006/relationships/hyperlink" Target="http://www.atnf.csiro.au/outreach/education/senior/cosmicengine/bigbang.html" TargetMode="External"/><Relationship Id="rId93" Type="http://schemas.openxmlformats.org/officeDocument/2006/relationships/hyperlink" Target="http://lambda.gsfc.nasa.gov/product/cobe/" TargetMode="External"/><Relationship Id="rId98" Type="http://schemas.openxmlformats.org/officeDocument/2006/relationships/hyperlink" Target="http://spacetelescope.org/" TargetMode="External"/><Relationship Id="rId3" Type="http://schemas.microsoft.com/office/2007/relationships/stylesWithEffects" Target="stylesWithEffects.xml"/><Relationship Id="rId12" Type="http://schemas.openxmlformats.org/officeDocument/2006/relationships/hyperlink" Target="http://www.physorg.com/tags/anti+matter/" TargetMode="External"/><Relationship Id="rId17" Type="http://schemas.openxmlformats.org/officeDocument/2006/relationships/image" Target="media/image2.jpeg"/><Relationship Id="rId25" Type="http://schemas.openxmlformats.org/officeDocument/2006/relationships/image" Target="media/image3.jpeg"/><Relationship Id="rId33" Type="http://schemas.openxmlformats.org/officeDocument/2006/relationships/hyperlink" Target="http://astronomy.swin.edu.au/cosmos/C/Cosmic+Microwave+Background" TargetMode="External"/><Relationship Id="rId38" Type="http://schemas.openxmlformats.org/officeDocument/2006/relationships/hyperlink" Target="https://cosmosmagazine.com/topics/space" TargetMode="External"/><Relationship Id="rId46" Type="http://schemas.openxmlformats.org/officeDocument/2006/relationships/hyperlink" Target="http://www.ps.uci.edu/~superk/neutrino.html" TargetMode="External"/><Relationship Id="rId59" Type="http://schemas.openxmlformats.org/officeDocument/2006/relationships/image" Target="media/image8.png"/><Relationship Id="rId67" Type="http://schemas.openxmlformats.org/officeDocument/2006/relationships/image" Target="media/image10.jpeg"/><Relationship Id="rId103" Type="http://schemas.openxmlformats.org/officeDocument/2006/relationships/image" Target="media/image23.jpeg"/><Relationship Id="rId20" Type="http://schemas.openxmlformats.org/officeDocument/2006/relationships/hyperlink" Target="http://phys.org/news/2016-08-evidence-mounts-neutrinos-key-universe.html" TargetMode="External"/><Relationship Id="rId41" Type="http://schemas.openxmlformats.org/officeDocument/2006/relationships/hyperlink" Target="http://hetdex.org/dark_energy/dark_matter.php" TargetMode="External"/><Relationship Id="rId54" Type="http://schemas.openxmlformats.org/officeDocument/2006/relationships/hyperlink" Target="http://www.physics.umd.edu/courses/Phys276/Hill/Information/Notes/ErrorAnalysis.html" TargetMode="External"/><Relationship Id="rId62" Type="http://schemas.openxmlformats.org/officeDocument/2006/relationships/hyperlink" Target="http://www.atnf.csiro.au/outreach/education/senior/cosmicengine/einstein.html" TargetMode="External"/><Relationship Id="rId70" Type="http://schemas.openxmlformats.org/officeDocument/2006/relationships/image" Target="media/image11.jpeg"/><Relationship Id="rId75" Type="http://schemas.openxmlformats.org/officeDocument/2006/relationships/image" Target="media/image13.jpeg"/><Relationship Id="rId83" Type="http://schemas.openxmlformats.org/officeDocument/2006/relationships/hyperlink" Target="http://www.atnf.csiro.au/outreach/education/senior/astrophysics/astrometry1.html" TargetMode="External"/><Relationship Id="rId88" Type="http://schemas.openxmlformats.org/officeDocument/2006/relationships/image" Target="media/image17.jpeg"/><Relationship Id="rId91" Type="http://schemas.openxmlformats.org/officeDocument/2006/relationships/hyperlink" Target="http://www.atnf.csiro.au/outreach/education/senior/cosmicengine/hubble.html" TargetMode="External"/><Relationship Id="rId96"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hyperlink" Target="http://cdn.phys.org/newman/gfx/news/hires/2011/t2kph20.jpg" TargetMode="External"/><Relationship Id="rId15" Type="http://schemas.openxmlformats.org/officeDocument/2006/relationships/hyperlink" Target="http://www.physorg.com/tags/complex/" TargetMode="External"/><Relationship Id="rId23" Type="http://schemas.openxmlformats.org/officeDocument/2006/relationships/hyperlink" Target="http://www.science20.com/news_articles/the_universe_is_expanding_even_faster_than_believed-173999" TargetMode="External"/><Relationship Id="rId28" Type="http://schemas.openxmlformats.org/officeDocument/2006/relationships/hyperlink" Target="http://hyperphysics.phy-astr.gsu.edu/hbase/astro/hubble.html" TargetMode="External"/><Relationship Id="rId36" Type="http://schemas.openxmlformats.org/officeDocument/2006/relationships/hyperlink" Target="https://cosmosmagazine.com/space/dark-matter-uncovered" TargetMode="External"/><Relationship Id="rId49" Type="http://schemas.openxmlformats.org/officeDocument/2006/relationships/hyperlink" Target="http://www.nobelprize.org/nobel_prizes/physics/laureates/1921/einstein-bio.html" TargetMode="External"/><Relationship Id="rId57" Type="http://schemas.openxmlformats.org/officeDocument/2006/relationships/hyperlink" Target="https://cosmosmagazine.com/topics/physics" TargetMode="External"/><Relationship Id="rId106" Type="http://schemas.openxmlformats.org/officeDocument/2006/relationships/theme" Target="theme/theme1.xml"/><Relationship Id="rId10" Type="http://schemas.openxmlformats.org/officeDocument/2006/relationships/hyperlink" Target="http://www.physorg.com/tags/phenomenon/" TargetMode="External"/><Relationship Id="rId31" Type="http://schemas.openxmlformats.org/officeDocument/2006/relationships/hyperlink" Target="https://terrytao.files.wordpress.com/2010/10/cosmic-distance-ladder.pdf" TargetMode="External"/><Relationship Id="rId44" Type="http://schemas.openxmlformats.org/officeDocument/2006/relationships/hyperlink" Target="https://62e528761d0685343e1c-f3d1b99a743ffa4142d9d7f1978d9686.ssl.cf2.rackcdn.com/files/125320/area14mp/image-20160606-25985-3ass74.jpg" TargetMode="External"/><Relationship Id="rId52" Type="http://schemas.openxmlformats.org/officeDocument/2006/relationships/hyperlink" Target="https://cosmosmagazine.com/topics/physics" TargetMode="External"/><Relationship Id="rId60" Type="http://schemas.openxmlformats.org/officeDocument/2006/relationships/hyperlink" Target="http://www.atnf.csiro.au/outreach/education/senior/cosmicengine/einstein.html" TargetMode="External"/><Relationship Id="rId65" Type="http://schemas.openxmlformats.org/officeDocument/2006/relationships/hyperlink" Target="http://www.aip.org/history/esva/" TargetMode="External"/><Relationship Id="rId73" Type="http://schemas.openxmlformats.org/officeDocument/2006/relationships/hyperlink" Target="http://www.atnf.csiro.au/outreach/education/senior/cosmicengine/hubble.html" TargetMode="External"/><Relationship Id="rId78" Type="http://schemas.openxmlformats.org/officeDocument/2006/relationships/hyperlink" Target="http://www.mtwilson.edu/" TargetMode="External"/><Relationship Id="rId81" Type="http://schemas.openxmlformats.org/officeDocument/2006/relationships/image" Target="media/image15.gif"/><Relationship Id="rId86" Type="http://schemas.openxmlformats.org/officeDocument/2006/relationships/hyperlink" Target="http://map.gsfc.nasa.gov/m_uni/uni_101age.html" TargetMode="External"/><Relationship Id="rId94" Type="http://schemas.openxmlformats.org/officeDocument/2006/relationships/image" Target="media/image19.jpeg"/><Relationship Id="rId99" Type="http://schemas.openxmlformats.org/officeDocument/2006/relationships/hyperlink" Target="http://particleadventure.org/particleadventure/" TargetMode="External"/><Relationship Id="rId10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hyperlink" Target="http://www.physorg.com/tags/neutrinos/" TargetMode="External"/><Relationship Id="rId13" Type="http://schemas.openxmlformats.org/officeDocument/2006/relationships/hyperlink" Target="http://www.physorg.com/tags/laws+of+physics/" TargetMode="External"/><Relationship Id="rId18" Type="http://schemas.openxmlformats.org/officeDocument/2006/relationships/hyperlink" Target="http://phys.org/tags/neutrinos/" TargetMode="External"/><Relationship Id="rId39" Type="http://schemas.openxmlformats.org/officeDocument/2006/relationships/hyperlink" Target="http://www.universetoday.com/15719/the-cosmic-void-could-we-be-in-the-middle-of-it/" TargetMode="External"/><Relationship Id="rId34" Type="http://schemas.openxmlformats.org/officeDocument/2006/relationships/hyperlink" Target="http://www.universetoday.com/54756/what-is-the-big-bang-theory/" TargetMode="External"/><Relationship Id="rId50" Type="http://schemas.openxmlformats.org/officeDocument/2006/relationships/hyperlink" Target="https://www.newscientist.com/round-up/instant-expert-general-relativity/" TargetMode="External"/><Relationship Id="rId55" Type="http://schemas.openxmlformats.org/officeDocument/2006/relationships/hyperlink" Target="https://arxiv.org/pdf/1606.00634.pdf" TargetMode="External"/><Relationship Id="rId76" Type="http://schemas.openxmlformats.org/officeDocument/2006/relationships/hyperlink" Target="http://www.aip.org/history/esva/" TargetMode="External"/><Relationship Id="rId97" Type="http://schemas.openxmlformats.org/officeDocument/2006/relationships/hyperlink" Target="http://www.nasa.gov/" TargetMode="External"/><Relationship Id="rId104" Type="http://schemas.openxmlformats.org/officeDocument/2006/relationships/hyperlink" Target="http://www.atnf.csiro.au/outreach/education/senior/cosmicengine/cosmology_lin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B163A107</Template>
  <TotalTime>37</TotalTime>
  <Pages>29</Pages>
  <Words>9252</Words>
  <Characters>52740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61869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BELL Kenneth</dc:creator>
  <cp:lastModifiedBy>BELL Kenneth</cp:lastModifiedBy>
  <cp:revision>1</cp:revision>
  <dcterms:created xsi:type="dcterms:W3CDTF">2016-08-09T13:01:00Z</dcterms:created>
  <dcterms:modified xsi:type="dcterms:W3CDTF">2016-08-09T13:38:00Z</dcterms:modified>
</cp:coreProperties>
</file>